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a2"/>
      </w:pPr>
    </w:p>
    <w:p w14:paraId="77658F3B" w14:textId="77777777" w:rsidR="00500742" w:rsidRDefault="00500742" w:rsidP="00500742">
      <w:pPr>
        <w:pStyle w:val="a2"/>
      </w:pPr>
    </w:p>
    <w:p w14:paraId="0E34BD01" w14:textId="77777777" w:rsidR="00500742" w:rsidRDefault="00500742" w:rsidP="00500742">
      <w:pPr>
        <w:pStyle w:val="a2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a2"/>
      </w:pPr>
    </w:p>
    <w:p w14:paraId="6F72959F" w14:textId="77777777" w:rsidR="00500742" w:rsidRDefault="00500742" w:rsidP="00500742">
      <w:pPr>
        <w:pStyle w:val="a2"/>
      </w:pPr>
    </w:p>
    <w:p w14:paraId="19E2EDC6" w14:textId="77777777" w:rsidR="00500742" w:rsidRDefault="00500742" w:rsidP="00500742">
      <w:pPr>
        <w:pStyle w:val="a2"/>
      </w:pPr>
    </w:p>
    <w:p w14:paraId="31C885E5" w14:textId="77777777" w:rsidR="00500742" w:rsidRDefault="00500742" w:rsidP="00500742">
      <w:pPr>
        <w:pStyle w:val="a2"/>
      </w:pPr>
    </w:p>
    <w:p w14:paraId="74C5682C" w14:textId="77777777" w:rsidR="00500742" w:rsidRDefault="00500742" w:rsidP="00500742">
      <w:pPr>
        <w:pStyle w:val="a2"/>
      </w:pPr>
    </w:p>
    <w:p w14:paraId="543A52D9" w14:textId="77777777" w:rsidR="00500742" w:rsidRDefault="00500742" w:rsidP="00500742">
      <w:pPr>
        <w:pStyle w:val="a2"/>
      </w:pPr>
    </w:p>
    <w:p w14:paraId="5C893A34" w14:textId="77777777" w:rsidR="00500742" w:rsidRDefault="00500742" w:rsidP="00500742">
      <w:pPr>
        <w:pStyle w:val="a2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af1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3331DAC1" w:rsidR="00500742" w:rsidRPr="00D04DA9" w:rsidRDefault="00950730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Subject</w:t>
            </w: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 xml:space="preserve"> </w:t>
            </w: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areas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12F17E2C" w:rsidR="00500742" w:rsidRPr="00426215" w:rsidRDefault="004950D2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ins w:id="0" w:author="Makpal Chuinusheva" w:date="2026-05-03T15:36:00Z">
              <w:r w:rsidRPr="004950D2">
                <w:rPr>
                  <w:rFonts w:ascii="Arial" w:hAnsi="Arial" w:cs="Arial"/>
                  <w:b/>
                  <w:bCs/>
                  <w:sz w:val="18"/>
                  <w:szCs w:val="18"/>
                </w:rPr>
                <w:t>DB_</w:t>
              </w:r>
            </w:ins>
            <w:ins w:id="1" w:author="Makpal Chuinusheva" w:date="2026-05-03T15:36:00Z" w16du:dateUtc="2026-05-03T10:36:00Z">
              <w:r>
                <w:rPr>
                  <w:rFonts w:ascii="Arial" w:hAnsi="Arial" w:cs="Arial"/>
                  <w:b/>
                  <w:bCs/>
                  <w:i/>
                  <w:iCs/>
                  <w:sz w:val="18"/>
                  <w:szCs w:val="18"/>
                </w:rPr>
                <w:t>Makpal_Chuinusheva</w:t>
              </w:r>
            </w:ins>
            <w:ins w:id="2" w:author="Makpal Chuinusheva" w:date="2026-05-03T15:36:00Z">
              <w:r w:rsidRPr="004950D2">
                <w:rPr>
                  <w:rFonts w:ascii="Arial" w:hAnsi="Arial" w:cs="Arial"/>
                  <w:b/>
                  <w:bCs/>
                  <w:sz w:val="18"/>
                  <w:szCs w:val="18"/>
                </w:rPr>
                <w:t>_HW_diagram</w:t>
              </w:r>
            </w:ins>
            <w:proofErr w:type="spellEnd"/>
            <w:del w:id="3" w:author="Makpal Chuinusheva" w:date="2026-05-03T15:36:00Z" w16du:dateUtc="2026-05-03T10:36:00Z">
              <w:r w:rsidR="00426215" w:rsidRPr="00426215" w:rsidDel="004950D2">
                <w:rPr>
                  <w:rFonts w:ascii="Arial" w:hAnsi="Arial" w:cs="Arial"/>
                  <w:b/>
                  <w:bCs/>
                  <w:sz w:val="18"/>
                  <w:szCs w:val="18"/>
                </w:rPr>
                <w:delText>Logo / Image</w:delText>
              </w:r>
            </w:del>
          </w:p>
        </w:tc>
      </w:tr>
    </w:tbl>
    <w:p w14:paraId="5897652F" w14:textId="77777777" w:rsidR="00500742" w:rsidRDefault="00500742" w:rsidP="00500742">
      <w:pPr>
        <w:pStyle w:val="a2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a2"/>
      </w:pPr>
    </w:p>
    <w:p w14:paraId="208A37E9" w14:textId="77777777" w:rsidR="00500742" w:rsidRPr="00713C48" w:rsidRDefault="00500742" w:rsidP="00500742">
      <w:pPr>
        <w:pStyle w:val="af3"/>
      </w:pPr>
      <w:bookmarkStart w:id="4" w:name="_Toc456598587"/>
      <w:bookmarkStart w:id="5" w:name="_Toc456600918"/>
      <w:bookmarkStart w:id="6" w:name="_Toc2484421"/>
      <w:bookmarkStart w:id="7" w:name="_Toc4475558"/>
      <w:r w:rsidRPr="00713C48">
        <w:t>Contents</w:t>
      </w:r>
    </w:p>
    <w:p w14:paraId="5B80CBBC" w14:textId="7661780F" w:rsidR="00407DD5" w:rsidRDefault="00500742">
      <w:pPr>
        <w:pStyle w:val="1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ab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ab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ab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ab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407DD5" w:rsidP="6D4B84C2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ab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ab"/>
            <w:rFonts w:eastAsia="MS Gothic"/>
            <w:noProof/>
          </w:rPr>
          <w:t>The b</w:t>
        </w:r>
        <w:r w:rsidRPr="00CF14D8">
          <w:rPr>
            <w:rStyle w:val="ab"/>
            <w:rFonts w:eastAsia="MS Gothic"/>
            <w:noProof/>
          </w:rPr>
          <w:t xml:space="preserve">enefits </w:t>
        </w:r>
        <w:r w:rsidR="002B3847">
          <w:rPr>
            <w:rStyle w:val="ab"/>
            <w:rFonts w:eastAsia="MS Gothic"/>
            <w:noProof/>
          </w:rPr>
          <w:t>of</w:t>
        </w:r>
        <w:r w:rsidRPr="00CF14D8">
          <w:rPr>
            <w:rStyle w:val="ab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407DD5">
      <w:pPr>
        <w:pStyle w:val="1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ab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ab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ab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ab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1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a2"/>
      </w:pPr>
    </w:p>
    <w:p w14:paraId="56241B92" w14:textId="34015214" w:rsidR="0094703C" w:rsidRPr="0077468E" w:rsidRDefault="00500742" w:rsidP="00426215">
      <w:pPr>
        <w:pStyle w:val="1"/>
        <w:numPr>
          <w:ilvl w:val="0"/>
          <w:numId w:val="0"/>
        </w:numPr>
        <w:rPr>
          <w:sz w:val="24"/>
        </w:rPr>
      </w:pPr>
      <w:bookmarkStart w:id="8" w:name="_Section_1"/>
      <w:bookmarkEnd w:id="8"/>
      <w:r w:rsidRPr="008E2573">
        <w:br w:type="page"/>
      </w:r>
      <w:bookmarkEnd w:id="4"/>
      <w:bookmarkEnd w:id="5"/>
      <w:bookmarkEnd w:id="6"/>
      <w:bookmarkEnd w:id="7"/>
    </w:p>
    <w:p w14:paraId="31B69AA4" w14:textId="77777777" w:rsidR="00426215" w:rsidRDefault="00426215" w:rsidP="00426215">
      <w:pPr>
        <w:pStyle w:val="1"/>
        <w:ind w:left="431" w:hanging="431"/>
      </w:pPr>
      <w:bookmarkStart w:id="9" w:name="_Toc412572569"/>
      <w:bookmarkStart w:id="10" w:name="_Toc509167633"/>
      <w:bookmarkStart w:id="11" w:name="_Toc62212630"/>
      <w:r>
        <w:lastRenderedPageBreak/>
        <w:t>Business Description</w:t>
      </w:r>
      <w:bookmarkEnd w:id="9"/>
      <w:bookmarkEnd w:id="10"/>
      <w:bookmarkEnd w:id="11"/>
    </w:p>
    <w:p w14:paraId="45574318" w14:textId="6BB86AAC" w:rsidR="00426215" w:rsidRDefault="00426215" w:rsidP="00426215">
      <w:pPr>
        <w:pStyle w:val="2"/>
        <w:keepNext w:val="0"/>
        <w:ind w:left="851" w:hanging="851"/>
      </w:pPr>
      <w:bookmarkStart w:id="12" w:name="_Toc412572570"/>
      <w:bookmarkStart w:id="13" w:name="_Toc509167634"/>
      <w:bookmarkStart w:id="14" w:name="_Toc62212631"/>
      <w:r>
        <w:t>Business background</w:t>
      </w:r>
      <w:bookmarkEnd w:id="12"/>
      <w:bookmarkEnd w:id="13"/>
      <w:bookmarkEnd w:id="14"/>
    </w:p>
    <w:p w14:paraId="2579589E" w14:textId="77777777" w:rsidR="00294749" w:rsidRPr="00294749" w:rsidRDefault="00294749" w:rsidP="00294749">
      <w:pPr>
        <w:pStyle w:val="a2"/>
        <w:rPr>
          <w:ins w:id="15" w:author="Makpal Chuinusheva" w:date="2026-05-03T15:23:00Z"/>
        </w:rPr>
      </w:pPr>
      <w:ins w:id="16" w:author="Makpal Chuinusheva" w:date="2026-05-03T15:23:00Z">
        <w:r w:rsidRPr="00294749">
          <w:t xml:space="preserve">The mountaineering club organizes climbing activities for its members. </w:t>
        </w:r>
      </w:ins>
    </w:p>
    <w:p w14:paraId="3B49798B" w14:textId="77777777" w:rsidR="00294749" w:rsidRPr="00294749" w:rsidRDefault="00294749" w:rsidP="00294749">
      <w:pPr>
        <w:pStyle w:val="a2"/>
        <w:rPr>
          <w:ins w:id="17" w:author="Makpal Chuinusheva" w:date="2026-05-03T15:23:00Z"/>
        </w:rPr>
      </w:pPr>
      <w:ins w:id="18" w:author="Makpal Chuinusheva" w:date="2026-05-03T15:23:00Z">
        <w:r w:rsidRPr="00294749">
          <w:t xml:space="preserve">The club manages information about climbers, climbs, mountains, guides, and equipment. </w:t>
        </w:r>
      </w:ins>
    </w:p>
    <w:p w14:paraId="1CE130DD" w14:textId="7E3029E7" w:rsidR="00C403FF" w:rsidRPr="00C403FF" w:rsidRDefault="00294749" w:rsidP="00294749">
      <w:pPr>
        <w:pStyle w:val="a2"/>
      </w:pPr>
      <w:ins w:id="19" w:author="Makpal Chuinusheva" w:date="2026-05-03T15:23:00Z">
        <w:r w:rsidRPr="00294749">
          <w:t>Currently, this data is stored in separate files or manually, which makes it difficult to track participation, manage resources, and ensure data consistency.</w:t>
        </w:r>
      </w:ins>
    </w:p>
    <w:p w14:paraId="3F9669AC" w14:textId="58EB986B" w:rsidR="00C403FF" w:rsidRPr="00C403FF" w:rsidRDefault="00426215" w:rsidP="00C403FF">
      <w:pPr>
        <w:pStyle w:val="2"/>
        <w:keepNext w:val="0"/>
        <w:ind w:left="851" w:hanging="851"/>
      </w:pPr>
      <w:bookmarkStart w:id="20" w:name="_Toc412572571"/>
      <w:bookmarkStart w:id="21" w:name="_Toc509167635"/>
      <w:bookmarkStart w:id="22" w:name="_Toc62212632"/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23" w:name="_Toc462595274"/>
      <w:bookmarkEnd w:id="20"/>
      <w:bookmarkEnd w:id="21"/>
      <w:r w:rsidR="00C403FF" w:rsidRPr="00C403FF">
        <w:t>Current Situation</w:t>
      </w:r>
      <w:bookmarkEnd w:id="22"/>
      <w:bookmarkEnd w:id="23"/>
    </w:p>
    <w:p w14:paraId="3D89E157" w14:textId="77777777" w:rsidR="00294749" w:rsidRPr="00294749" w:rsidRDefault="00294749" w:rsidP="00294749">
      <w:pPr>
        <w:pStyle w:val="a2"/>
        <w:rPr>
          <w:ins w:id="24" w:author="Makpal Chuinusheva" w:date="2026-05-03T15:23:00Z"/>
        </w:rPr>
      </w:pPr>
      <w:ins w:id="25" w:author="Makpal Chuinusheva" w:date="2026-05-03T15:23:00Z">
        <w:r w:rsidRPr="00294749">
          <w:t>The current system has several issues:</w:t>
        </w:r>
      </w:ins>
    </w:p>
    <w:p w14:paraId="6D96AD08" w14:textId="77777777" w:rsidR="00294749" w:rsidRPr="00294749" w:rsidRDefault="00294749" w:rsidP="00294749">
      <w:pPr>
        <w:pStyle w:val="a2"/>
        <w:rPr>
          <w:ins w:id="26" w:author="Makpal Chuinusheva" w:date="2026-05-03T15:23:00Z"/>
        </w:rPr>
      </w:pPr>
      <w:ins w:id="27" w:author="Makpal Chuinusheva" w:date="2026-05-03T15:23:00Z">
        <w:r w:rsidRPr="00294749">
          <w:t>- Data is scattered across different files and is not centralized.</w:t>
        </w:r>
      </w:ins>
    </w:p>
    <w:p w14:paraId="4878F15C" w14:textId="77777777" w:rsidR="00294749" w:rsidRPr="00294749" w:rsidRDefault="00294749" w:rsidP="00294749">
      <w:pPr>
        <w:pStyle w:val="a2"/>
        <w:rPr>
          <w:ins w:id="28" w:author="Makpal Chuinusheva" w:date="2026-05-03T15:23:00Z"/>
        </w:rPr>
      </w:pPr>
      <w:ins w:id="29" w:author="Makpal Chuinusheva" w:date="2026-05-03T15:23:00Z">
        <w:r w:rsidRPr="00294749">
          <w:t>- It is difficult to track which climbers participated in specific climbs.</w:t>
        </w:r>
      </w:ins>
    </w:p>
    <w:p w14:paraId="62D02E29" w14:textId="77777777" w:rsidR="00294749" w:rsidRPr="00294749" w:rsidRDefault="00294749" w:rsidP="00294749">
      <w:pPr>
        <w:pStyle w:val="a2"/>
        <w:rPr>
          <w:ins w:id="30" w:author="Makpal Chuinusheva" w:date="2026-05-03T15:23:00Z"/>
        </w:rPr>
      </w:pPr>
      <w:ins w:id="31" w:author="Makpal Chuinusheva" w:date="2026-05-03T15:23:00Z">
        <w:r w:rsidRPr="00294749">
          <w:t>- There is no clear relationship between climbs, guides, and equipment.</w:t>
        </w:r>
      </w:ins>
    </w:p>
    <w:p w14:paraId="6787CFA1" w14:textId="77777777" w:rsidR="00294749" w:rsidRPr="00294749" w:rsidRDefault="00294749" w:rsidP="00294749">
      <w:pPr>
        <w:pStyle w:val="a2"/>
        <w:rPr>
          <w:ins w:id="32" w:author="Makpal Chuinusheva" w:date="2026-05-03T15:23:00Z"/>
        </w:rPr>
      </w:pPr>
      <w:ins w:id="33" w:author="Makpal Chuinusheva" w:date="2026-05-03T15:23:00Z">
        <w:r w:rsidRPr="00294749">
          <w:t>- Data redundancy and inconsistencies may occur.</w:t>
        </w:r>
      </w:ins>
    </w:p>
    <w:p w14:paraId="7A3D1FB8" w14:textId="6035538A" w:rsidR="00C403FF" w:rsidRPr="00E82570" w:rsidRDefault="00294749" w:rsidP="00294749">
      <w:pPr>
        <w:pStyle w:val="a2"/>
      </w:pPr>
      <w:ins w:id="34" w:author="Makpal Chuinusheva" w:date="2026-05-03T15:23:00Z">
        <w:r w:rsidRPr="00294749">
          <w:t>- Reporting and analysis (e.g., most popular mountains or active climbers) is difficult.</w:t>
        </w:r>
      </w:ins>
    </w:p>
    <w:p w14:paraId="456F4093" w14:textId="1739094F" w:rsidR="00426215" w:rsidRDefault="0000152E" w:rsidP="00426215">
      <w:pPr>
        <w:pStyle w:val="2"/>
        <w:keepNext w:val="0"/>
        <w:ind w:left="851" w:hanging="851"/>
      </w:pPr>
      <w:bookmarkStart w:id="35" w:name="_Toc412572572"/>
      <w:bookmarkStart w:id="36" w:name="_Toc509167636"/>
      <w:bookmarkStart w:id="37" w:name="_Toc62212633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35"/>
      <w:bookmarkEnd w:id="36"/>
      <w:r w:rsidR="00C403FF">
        <w:t>database. Project Vision</w:t>
      </w:r>
      <w:bookmarkEnd w:id="37"/>
    </w:p>
    <w:p w14:paraId="7E900BBF" w14:textId="77777777" w:rsidR="00294749" w:rsidRPr="00294749" w:rsidRDefault="00294749" w:rsidP="00294749">
      <w:pPr>
        <w:pStyle w:val="a2"/>
        <w:rPr>
          <w:ins w:id="38" w:author="Makpal Chuinusheva" w:date="2026-05-03T15:24:00Z"/>
        </w:rPr>
      </w:pPr>
      <w:ins w:id="39" w:author="Makpal Chuinusheva" w:date="2026-05-03T15:24:00Z">
        <w:r w:rsidRPr="00294749">
          <w:t>Implementing a database will:</w:t>
        </w:r>
      </w:ins>
    </w:p>
    <w:p w14:paraId="771F88DB" w14:textId="77777777" w:rsidR="00294749" w:rsidRPr="00294749" w:rsidRDefault="00294749" w:rsidP="00294749">
      <w:pPr>
        <w:pStyle w:val="a2"/>
        <w:rPr>
          <w:ins w:id="40" w:author="Makpal Chuinusheva" w:date="2026-05-03T15:24:00Z"/>
        </w:rPr>
      </w:pPr>
      <w:ins w:id="41" w:author="Makpal Chuinusheva" w:date="2026-05-03T15:24:00Z">
        <w:r w:rsidRPr="00294749">
          <w:t>- Centralize all information in one system.</w:t>
        </w:r>
      </w:ins>
    </w:p>
    <w:p w14:paraId="0FD23E1C" w14:textId="77777777" w:rsidR="00294749" w:rsidRPr="00294749" w:rsidRDefault="00294749" w:rsidP="00294749">
      <w:pPr>
        <w:pStyle w:val="a2"/>
        <w:rPr>
          <w:ins w:id="42" w:author="Makpal Chuinusheva" w:date="2026-05-03T15:24:00Z"/>
        </w:rPr>
      </w:pPr>
      <w:ins w:id="43" w:author="Makpal Chuinusheva" w:date="2026-05-03T15:24:00Z">
        <w:r w:rsidRPr="00294749">
          <w:t>- Ensure data consistency and integrity.</w:t>
        </w:r>
      </w:ins>
    </w:p>
    <w:p w14:paraId="0FA57817" w14:textId="77777777" w:rsidR="00294749" w:rsidRPr="00294749" w:rsidRDefault="00294749" w:rsidP="00294749">
      <w:pPr>
        <w:pStyle w:val="a2"/>
        <w:rPr>
          <w:ins w:id="44" w:author="Makpal Chuinusheva" w:date="2026-05-03T15:24:00Z"/>
        </w:rPr>
      </w:pPr>
      <w:ins w:id="45" w:author="Makpal Chuinusheva" w:date="2026-05-03T15:24:00Z">
        <w:r w:rsidRPr="00294749">
          <w:t>- Allow efficient querying and reporting.</w:t>
        </w:r>
      </w:ins>
    </w:p>
    <w:p w14:paraId="59FCBB82" w14:textId="77777777" w:rsidR="00294749" w:rsidRPr="00294749" w:rsidRDefault="00294749" w:rsidP="00294749">
      <w:pPr>
        <w:pStyle w:val="a2"/>
        <w:rPr>
          <w:ins w:id="46" w:author="Makpal Chuinusheva" w:date="2026-05-03T15:24:00Z"/>
        </w:rPr>
      </w:pPr>
      <w:ins w:id="47" w:author="Makpal Chuinusheva" w:date="2026-05-03T15:24:00Z">
        <w:r w:rsidRPr="00294749">
          <w:t>- Support many-to-many relationships (e.g., climbers participating in multiple climbs).</w:t>
        </w:r>
      </w:ins>
    </w:p>
    <w:p w14:paraId="4FB24A0F" w14:textId="77777777" w:rsidR="00294749" w:rsidRPr="00294749" w:rsidRDefault="00294749" w:rsidP="00294749">
      <w:pPr>
        <w:pStyle w:val="a2"/>
        <w:rPr>
          <w:ins w:id="48" w:author="Makpal Chuinusheva" w:date="2026-05-03T15:24:00Z"/>
        </w:rPr>
      </w:pPr>
      <w:ins w:id="49" w:author="Makpal Chuinusheva" w:date="2026-05-03T15:24:00Z">
        <w:r w:rsidRPr="00294749">
          <w:t>- Improve decision-making and planning.</w:t>
        </w:r>
      </w:ins>
    </w:p>
    <w:p w14:paraId="05D00781" w14:textId="77777777" w:rsidR="00294749" w:rsidRPr="00294749" w:rsidRDefault="00294749" w:rsidP="00294749">
      <w:pPr>
        <w:pStyle w:val="a2"/>
        <w:rPr>
          <w:ins w:id="50" w:author="Makpal Chuinusheva" w:date="2026-05-03T15:24:00Z"/>
        </w:rPr>
      </w:pPr>
    </w:p>
    <w:p w14:paraId="20C95FFC" w14:textId="18BCA27A" w:rsidR="006F645E" w:rsidRPr="006F645E" w:rsidRDefault="00294749" w:rsidP="00294749">
      <w:pPr>
        <w:pStyle w:val="a2"/>
      </w:pPr>
      <w:ins w:id="51" w:author="Makpal Chuinusheva" w:date="2026-05-03T15:24:00Z">
        <w:r w:rsidRPr="00294749">
          <w:t>The goal of this project is to design a logical data model in 3NF that accurately represents the mountaineering club operations.</w:t>
        </w:r>
      </w:ins>
    </w:p>
    <w:p w14:paraId="1B22C6C0" w14:textId="11675BAE" w:rsidR="00426215" w:rsidRDefault="006F645E" w:rsidP="00426215">
      <w:pPr>
        <w:pStyle w:val="1"/>
        <w:ind w:left="431" w:hanging="431"/>
      </w:pPr>
      <w:bookmarkStart w:id="52" w:name="_Toc62212634"/>
      <w:bookmarkStart w:id="53" w:name="_Hlk314571188"/>
      <w:r>
        <w:t>Model description</w:t>
      </w:r>
      <w:bookmarkEnd w:id="52"/>
    </w:p>
    <w:p w14:paraId="65416CD2" w14:textId="77777777" w:rsidR="006F645E" w:rsidRDefault="006F645E" w:rsidP="006F645E">
      <w:pPr>
        <w:pStyle w:val="2"/>
        <w:keepNext w:val="0"/>
        <w:ind w:left="851" w:hanging="851"/>
      </w:pPr>
      <w:bookmarkStart w:id="54" w:name="_Toc462595272"/>
      <w:bookmarkStart w:id="55" w:name="_Toc62212635"/>
      <w:r w:rsidRPr="008D63DF">
        <w:t>Definitions &amp; Acronyms</w:t>
      </w:r>
      <w:bookmarkEnd w:id="54"/>
      <w:bookmarkEnd w:id="55"/>
    </w:p>
    <w:p w14:paraId="4F7BCCE0" w14:textId="77777777" w:rsidR="00294749" w:rsidRPr="00294749" w:rsidRDefault="00294749" w:rsidP="00294749">
      <w:pPr>
        <w:pStyle w:val="a2"/>
        <w:rPr>
          <w:ins w:id="56" w:author="Makpal Chuinusheva" w:date="2026-05-03T15:24:00Z"/>
        </w:rPr>
      </w:pPr>
      <w:ins w:id="57" w:author="Makpal Chuinusheva" w:date="2026-05-03T15:24:00Z">
        <w:r w:rsidRPr="00294749">
          <w:t>PK – Primary Key (unique identifier of a table)</w:t>
        </w:r>
      </w:ins>
    </w:p>
    <w:p w14:paraId="5B6F9B98" w14:textId="77777777" w:rsidR="00294749" w:rsidRPr="00294749" w:rsidRDefault="00294749" w:rsidP="00294749">
      <w:pPr>
        <w:pStyle w:val="a2"/>
        <w:rPr>
          <w:ins w:id="58" w:author="Makpal Chuinusheva" w:date="2026-05-03T15:24:00Z"/>
        </w:rPr>
      </w:pPr>
      <w:ins w:id="59" w:author="Makpal Chuinusheva" w:date="2026-05-03T15:24:00Z">
        <w:r w:rsidRPr="00294749">
          <w:t>FK – Foreign Key (reference to another table)</w:t>
        </w:r>
      </w:ins>
    </w:p>
    <w:p w14:paraId="63B0F779" w14:textId="77777777" w:rsidR="00294749" w:rsidRPr="00294749" w:rsidRDefault="00294749" w:rsidP="00294749">
      <w:pPr>
        <w:pStyle w:val="a2"/>
        <w:rPr>
          <w:ins w:id="60" w:author="Makpal Chuinusheva" w:date="2026-05-03T15:24:00Z"/>
        </w:rPr>
      </w:pPr>
      <w:ins w:id="61" w:author="Makpal Chuinusheva" w:date="2026-05-03T15:24:00Z">
        <w:r w:rsidRPr="00294749">
          <w:t>3NF – Third Normal Form (no transitive dependencies)</w:t>
        </w:r>
      </w:ins>
    </w:p>
    <w:p w14:paraId="4534CB92" w14:textId="1712D452" w:rsidR="006F645E" w:rsidRPr="006F645E" w:rsidRDefault="00294749" w:rsidP="00294749">
      <w:pPr>
        <w:pStyle w:val="a2"/>
      </w:pPr>
      <w:proofErr w:type="gramStart"/>
      <w:ins w:id="62" w:author="Makpal Chuinusheva" w:date="2026-05-03T15:24:00Z">
        <w:r w:rsidRPr="00294749">
          <w:t>M:N</w:t>
        </w:r>
        <w:proofErr w:type="gramEnd"/>
        <w:r w:rsidRPr="00294749">
          <w:t xml:space="preserve"> – Many-to-Many relationship</w:t>
        </w:r>
      </w:ins>
    </w:p>
    <w:p w14:paraId="202F84C0" w14:textId="77777777" w:rsidR="00426215" w:rsidRDefault="00426215" w:rsidP="006F645E">
      <w:pPr>
        <w:pStyle w:val="2"/>
        <w:keepNext w:val="0"/>
        <w:ind w:left="851" w:hanging="851"/>
      </w:pPr>
      <w:bookmarkStart w:id="63" w:name="_Toc412572574"/>
      <w:bookmarkStart w:id="64" w:name="_Toc509167638"/>
      <w:bookmarkStart w:id="65" w:name="_Toc62212636"/>
      <w:r>
        <w:t>Logical Scheme</w:t>
      </w:r>
      <w:bookmarkEnd w:id="63"/>
      <w:bookmarkEnd w:id="64"/>
      <w:bookmarkEnd w:id="65"/>
    </w:p>
    <w:bookmarkEnd w:id="53"/>
    <w:p w14:paraId="3963EE6B" w14:textId="606BD602" w:rsidR="006F645E" w:rsidDel="00294749" w:rsidRDefault="006F645E" w:rsidP="00500742">
      <w:pPr>
        <w:pStyle w:val="a2"/>
        <w:rPr>
          <w:del w:id="66" w:author="Makpal Chuinusheva" w:date="2026-05-03T15:25:00Z" w16du:dateUtc="2026-05-03T10:25:00Z"/>
        </w:rPr>
      </w:pPr>
      <w:del w:id="67" w:author="Makpal Chuinusheva" w:date="2026-05-03T15:25:00Z" w16du:dateUtc="2026-05-03T10:25:00Z">
        <w:r w:rsidDel="00294749">
          <w:lastRenderedPageBreak/>
          <w:delText>&lt;image&gt;</w:delText>
        </w:r>
      </w:del>
    </w:p>
    <w:p w14:paraId="39591329" w14:textId="3F14E2C7" w:rsidR="006F645E" w:rsidRDefault="00294749" w:rsidP="00500742">
      <w:pPr>
        <w:pStyle w:val="a2"/>
      </w:pPr>
      <w:ins w:id="68" w:author="Makpal Chuinusheva" w:date="2026-05-03T15:25:00Z" w16du:dateUtc="2026-05-03T10:25:00Z">
        <w:r>
          <w:rPr>
            <w:noProof/>
          </w:rPr>
          <w:drawing>
            <wp:inline distT="0" distB="0" distL="0" distR="0" wp14:anchorId="1F4CBB92" wp14:editId="7CFF34D9">
              <wp:extent cx="5941695" cy="4000500"/>
              <wp:effectExtent l="0" t="0" r="1905" b="0"/>
              <wp:docPr id="327622359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7622359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1695" cy="4000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894FC29" w14:textId="059E1F60" w:rsidR="006F645E" w:rsidRDefault="00407DD5" w:rsidP="006F645E">
      <w:pPr>
        <w:pStyle w:val="2"/>
        <w:keepNext w:val="0"/>
        <w:ind w:left="851" w:hanging="851"/>
      </w:pPr>
      <w:bookmarkStart w:id="69" w:name="_Toc62212637"/>
      <w:r>
        <w:t>O</w:t>
      </w:r>
      <w:r w:rsidR="006F645E">
        <w:t>bjects</w:t>
      </w:r>
      <w:bookmarkEnd w:id="69"/>
    </w:p>
    <w:p w14:paraId="194E0023" w14:textId="77777777" w:rsidR="006F645E" w:rsidRDefault="006F645E" w:rsidP="006F645E">
      <w:pPr>
        <w:pStyle w:val="a2"/>
      </w:pPr>
    </w:p>
    <w:p w14:paraId="71AA236F" w14:textId="2FDE8180" w:rsidR="006F645E" w:rsidRDefault="006F645E" w:rsidP="006F645E">
      <w:pPr>
        <w:pStyle w:val="a2"/>
      </w:pPr>
      <w:r>
        <w:t>Table Description</w:t>
      </w:r>
    </w:p>
    <w:p w14:paraId="061AE2A5" w14:textId="6A41DC03" w:rsidR="00BE17E0" w:rsidDel="00294749" w:rsidRDefault="00294749" w:rsidP="006F645E">
      <w:pPr>
        <w:pStyle w:val="a2"/>
        <w:rPr>
          <w:del w:id="70" w:author="Makpal Chuinusheva" w:date="2026-05-03T15:25:00Z" w16du:dateUtc="2026-05-03T10:25:00Z"/>
        </w:rPr>
      </w:pPr>
      <w:ins w:id="71" w:author="Makpal Chuinusheva" w:date="2026-05-03T15:25:00Z">
        <w:r w:rsidRPr="00294749">
          <w:t>The database consists of the following main entities:</w:t>
        </w:r>
        <w:r w:rsidRPr="00294749">
          <w:br/>
          <w:t>- Climbers</w:t>
        </w:r>
        <w:r w:rsidRPr="00294749">
          <w:br/>
          <w:t>- Climbs</w:t>
        </w:r>
        <w:r w:rsidRPr="00294749">
          <w:br/>
          <w:t>- Mountains</w:t>
        </w:r>
        <w:r w:rsidRPr="00294749">
          <w:br/>
          <w:t>- Countries</w:t>
        </w:r>
        <w:r w:rsidRPr="00294749">
          <w:br/>
          <w:t>- Regions</w:t>
        </w:r>
        <w:r w:rsidRPr="00294749">
          <w:br/>
          <w:t>- Guides</w:t>
        </w:r>
        <w:r w:rsidRPr="00294749">
          <w:br/>
          <w:t>- Equipment</w:t>
        </w:r>
        <w:r w:rsidRPr="00294749">
          <w:br/>
        </w:r>
        <w:r w:rsidRPr="00294749">
          <w:br/>
          <w:t>And junction tables:</w:t>
        </w:r>
        <w:r w:rsidRPr="00294749">
          <w:br/>
          <w:t>- Climb_Participants</w:t>
        </w:r>
        <w:r w:rsidRPr="00294749">
          <w:br/>
          <w:t xml:space="preserve">- </w:t>
        </w:r>
        <w:proofErr w:type="spellStart"/>
        <w:r w:rsidRPr="00294749">
          <w:t>Climb_Guides</w:t>
        </w:r>
        <w:proofErr w:type="spellEnd"/>
        <w:r w:rsidRPr="00294749">
          <w:br/>
          <w:t xml:space="preserve">- </w:t>
        </w:r>
        <w:proofErr w:type="spellStart"/>
        <w:r w:rsidRPr="00294749">
          <w:t>Climb_Equipment</w:t>
        </w:r>
      </w:ins>
      <w:proofErr w:type="spellEnd"/>
      <w:del w:id="72" w:author="Makpal Chuinusheva" w:date="2026-05-03T15:25:00Z" w16du:dateUtc="2026-05-03T10:25:00Z">
        <w:r w:rsidR="00BE17E0" w:rsidDel="00294749">
          <w:delText>&lt;des</w:delText>
        </w:r>
        <w:r w:rsidR="007B27B1" w:rsidDel="00294749">
          <w:delText>c</w:delText>
        </w:r>
        <w:r w:rsidR="00BE17E0" w:rsidDel="00294749">
          <w:delText>ription&gt;</w:delText>
        </w:r>
      </w:del>
    </w:p>
    <w:p w14:paraId="05410AB1" w14:textId="77777777" w:rsidR="00294749" w:rsidRDefault="00294749" w:rsidP="006F645E">
      <w:pPr>
        <w:pStyle w:val="a2"/>
        <w:rPr>
          <w:ins w:id="73" w:author="Makpal Chuinusheva" w:date="2026-05-03T15:25:00Z" w16du:dateUtc="2026-05-03T10:25:00Z"/>
        </w:rPr>
      </w:pPr>
    </w:p>
    <w:p w14:paraId="72C5EF5E" w14:textId="77777777" w:rsidR="006F645E" w:rsidRDefault="006F645E" w:rsidP="006F645E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  <w:tblPrChange w:id="74" w:author="Makpal Chuinusheva" w:date="2026-05-03T15:28:00Z" w16du:dateUtc="2026-05-03T10:28:00Z">
          <w:tblPr>
            <w:tblW w:w="0" w:type="auto"/>
            <w:tblInd w:w="-108" w:type="dxa"/>
            <w:tbl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  <w:insideH w:val="single" w:sz="4" w:space="0" w:color="76CDD8"/>
              <w:insideV w:val="single" w:sz="4" w:space="0" w:color="76CDD8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2302"/>
        <w:gridCol w:w="1912"/>
        <w:gridCol w:w="2692"/>
        <w:gridCol w:w="2302"/>
        <w:tblGridChange w:id="75">
          <w:tblGrid>
            <w:gridCol w:w="2302"/>
            <w:gridCol w:w="1912"/>
            <w:gridCol w:w="390"/>
            <w:gridCol w:w="2302"/>
            <w:gridCol w:w="2302"/>
          </w:tblGrid>
        </w:tblGridChange>
      </w:tblGrid>
      <w:tr w:rsidR="006F645E" w14:paraId="2428E3B5" w14:textId="77777777" w:rsidTr="00294749">
        <w:trPr>
          <w:trHeight w:val="292"/>
          <w:trPrChange w:id="76" w:author="Makpal Chuinusheva" w:date="2026-05-03T15:28:00Z" w16du:dateUtc="2026-05-03T10:28:00Z">
            <w:trPr>
              <w:trHeight w:val="292"/>
            </w:trPr>
          </w:trPrChange>
        </w:trPr>
        <w:tc>
          <w:tcPr>
            <w:tcW w:w="2302" w:type="dxa"/>
            <w:shd w:val="clear" w:color="auto" w:fill="76CDD8"/>
            <w:tcPrChange w:id="77" w:author="Makpal Chuinusheva" w:date="2026-05-03T15:28:00Z" w16du:dateUtc="2026-05-03T10:28:00Z">
              <w:tcPr>
                <w:tcW w:w="2302" w:type="dxa"/>
                <w:shd w:val="clear" w:color="auto" w:fill="76CDD8"/>
              </w:tcPr>
            </w:tcPrChange>
          </w:tcPr>
          <w:p w14:paraId="6235040D" w14:textId="05F79EBD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1912" w:type="dxa"/>
            <w:shd w:val="clear" w:color="auto" w:fill="76CDD8"/>
            <w:tcPrChange w:id="78" w:author="Makpal Chuinusheva" w:date="2026-05-03T15:28:00Z" w16du:dateUtc="2026-05-03T10:28:00Z">
              <w:tcPr>
                <w:tcW w:w="2302" w:type="dxa"/>
                <w:gridSpan w:val="2"/>
                <w:shd w:val="clear" w:color="auto" w:fill="76CDD8"/>
              </w:tcPr>
            </w:tcPrChange>
          </w:tcPr>
          <w:p w14:paraId="26E9486E" w14:textId="23F6EE5E" w:rsidR="006F645E" w:rsidRPr="00BE17E0" w:rsidRDefault="00294749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ins w:id="79" w:author="Makpal Chuinusheva" w:date="2026-05-03T15:27:00Z" w16du:dateUtc="2026-05-03T10:27:00Z">
              <w:r>
                <w:rPr>
                  <w:b/>
                  <w:bCs/>
                </w:rPr>
                <w:t>Field name</w:t>
              </w:r>
            </w:ins>
            <w:del w:id="80" w:author="Makpal Chuinusheva" w:date="2026-05-03T15:27:00Z" w16du:dateUtc="2026-05-03T10:27:00Z">
              <w:r w:rsidR="006F645E" w:rsidRPr="00BE17E0" w:rsidDel="00294749">
                <w:rPr>
                  <w:color w:val="FFFFFF" w:themeColor="background1"/>
                  <w:sz w:val="18"/>
                  <w:szCs w:val="18"/>
                </w:rPr>
                <w:delText xml:space="preserve">Field name </w:delText>
              </w:r>
            </w:del>
          </w:p>
        </w:tc>
        <w:tc>
          <w:tcPr>
            <w:tcW w:w="2692" w:type="dxa"/>
            <w:shd w:val="clear" w:color="auto" w:fill="76CDD8"/>
            <w:tcPrChange w:id="81" w:author="Makpal Chuinusheva" w:date="2026-05-03T15:28:00Z" w16du:dateUtc="2026-05-03T10:28:00Z">
              <w:tcPr>
                <w:tcW w:w="2302" w:type="dxa"/>
                <w:shd w:val="clear" w:color="auto" w:fill="76CDD8"/>
              </w:tcPr>
            </w:tcPrChange>
          </w:tcPr>
          <w:p w14:paraId="5E8C7867" w14:textId="60D97E5A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  <w:tcPrChange w:id="82" w:author="Makpal Chuinusheva" w:date="2026-05-03T15:28:00Z" w16du:dateUtc="2026-05-03T10:28:00Z">
              <w:tcPr>
                <w:tcW w:w="2302" w:type="dxa"/>
                <w:shd w:val="clear" w:color="auto" w:fill="76CDD8"/>
              </w:tcPr>
            </w:tcPrChange>
          </w:tcPr>
          <w:p w14:paraId="4DF3FC75" w14:textId="15720009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94749" w14:paraId="15601FC3" w14:textId="77777777" w:rsidTr="006E3633">
        <w:trPr>
          <w:trHeight w:val="432"/>
        </w:trPr>
        <w:tc>
          <w:tcPr>
            <w:tcW w:w="2302" w:type="dxa"/>
            <w:vMerge w:val="restart"/>
          </w:tcPr>
          <w:p w14:paraId="4FB44A01" w14:textId="55B1E9BF" w:rsidR="00294749" w:rsidRDefault="00294749" w:rsidP="00294749">
            <w:pPr>
              <w:pStyle w:val="a2"/>
              <w:spacing w:line="360" w:lineRule="auto"/>
              <w:jc w:val="center"/>
              <w:pPrChange w:id="83" w:author="Makpal Chuinusheva" w:date="2026-05-03T15:29:00Z" w16du:dateUtc="2026-05-03T10:29:00Z">
                <w:pPr>
                  <w:pStyle w:val="a2"/>
                </w:pPr>
              </w:pPrChange>
            </w:pPr>
            <w:ins w:id="84" w:author="Makpal Chuinusheva" w:date="2026-05-03T15:27:00Z" w16du:dateUtc="2026-05-03T10:27:00Z">
              <w:r>
                <w:t>Climbers</w:t>
              </w:r>
            </w:ins>
            <w:del w:id="85" w:author="Makpal Chuinusheva" w:date="2026-05-03T15:27:00Z" w16du:dateUtc="2026-05-03T10:27:00Z">
              <w:r w:rsidDel="00294749">
                <w:delText xml:space="preserve"> Table 1</w:delText>
              </w:r>
            </w:del>
          </w:p>
        </w:tc>
        <w:tc>
          <w:tcPr>
            <w:tcW w:w="1912" w:type="dxa"/>
          </w:tcPr>
          <w:p w14:paraId="5287EB7E" w14:textId="634C5F87" w:rsidR="00294749" w:rsidRDefault="00294749" w:rsidP="006F645E">
            <w:pPr>
              <w:pStyle w:val="a2"/>
            </w:pPr>
            <w:del w:id="86" w:author="Makpal Chuinusheva" w:date="2026-05-03T15:27:00Z" w16du:dateUtc="2026-05-03T10:27:00Z">
              <w:r w:rsidDel="00294749">
                <w:delText>Field Name 1</w:delText>
              </w:r>
            </w:del>
            <w:ins w:id="87" w:author="Makpal Chuinusheva" w:date="2026-05-03T15:27:00Z" w16du:dateUtc="2026-05-03T10:27:00Z">
              <w:r>
                <w:t>ID</w:t>
              </w:r>
            </w:ins>
          </w:p>
        </w:tc>
        <w:tc>
          <w:tcPr>
            <w:tcW w:w="2692" w:type="dxa"/>
          </w:tcPr>
          <w:p w14:paraId="43622687" w14:textId="01959F24" w:rsidR="00294749" w:rsidRDefault="00294749" w:rsidP="006F645E">
            <w:pPr>
              <w:pStyle w:val="a2"/>
            </w:pPr>
            <w:r>
              <w:t>&lt;</w:t>
            </w:r>
            <w:ins w:id="88" w:author="Makpal Chuinusheva" w:date="2026-05-03T15:28:00Z" w16du:dateUtc="2026-05-03T10:28:00Z">
              <w:r>
                <w:t xml:space="preserve"> </w:t>
              </w:r>
              <w:r>
                <w:t xml:space="preserve">Unique identifier </w:t>
              </w:r>
            </w:ins>
            <w:del w:id="89" w:author="Makpal Chuinusheva" w:date="2026-05-03T15:28:00Z" w16du:dateUtc="2026-05-03T10:28:00Z">
              <w:r w:rsidDel="00294749">
                <w:delText>description</w:delText>
              </w:r>
            </w:del>
            <w:r>
              <w:t>&gt;, PK</w:t>
            </w:r>
            <w:del w:id="90" w:author="Makpal Chuinusheva" w:date="2026-05-03T15:28:00Z" w16du:dateUtc="2026-05-03T10:28:00Z">
              <w:r w:rsidDel="00294749">
                <w:delText>/FK</w:delText>
              </w:r>
            </w:del>
          </w:p>
        </w:tc>
        <w:tc>
          <w:tcPr>
            <w:tcW w:w="2302" w:type="dxa"/>
          </w:tcPr>
          <w:p w14:paraId="276CD625" w14:textId="34364910" w:rsidR="00294749" w:rsidRDefault="00294749" w:rsidP="006F645E">
            <w:pPr>
              <w:pStyle w:val="a2"/>
            </w:pPr>
            <w:r>
              <w:t>Int</w:t>
            </w:r>
          </w:p>
        </w:tc>
      </w:tr>
      <w:tr w:rsidR="00294749" w14:paraId="44050B2A" w14:textId="77777777" w:rsidTr="006E3633">
        <w:trPr>
          <w:trHeight w:val="432"/>
        </w:trPr>
        <w:tc>
          <w:tcPr>
            <w:tcW w:w="2302" w:type="dxa"/>
            <w:vMerge/>
          </w:tcPr>
          <w:p w14:paraId="3310B3B8" w14:textId="77777777" w:rsidR="00294749" w:rsidRDefault="00294749" w:rsidP="00294749">
            <w:pPr>
              <w:pStyle w:val="a2"/>
            </w:pPr>
          </w:p>
        </w:tc>
        <w:tc>
          <w:tcPr>
            <w:tcW w:w="1912" w:type="dxa"/>
          </w:tcPr>
          <w:p w14:paraId="22CB5DE1" w14:textId="41E22741" w:rsidR="00294749" w:rsidRDefault="00294749" w:rsidP="00294749">
            <w:pPr>
              <w:pStyle w:val="a2"/>
            </w:pPr>
            <w:proofErr w:type="spellStart"/>
            <w:ins w:id="91" w:author="Makpal Chuinusheva" w:date="2026-05-03T15:27:00Z" w16du:dateUtc="2026-05-03T10:27:00Z">
              <w:r>
                <w:t>first_name</w:t>
              </w:r>
            </w:ins>
            <w:proofErr w:type="spellEnd"/>
            <w:del w:id="92" w:author="Makpal Chuinusheva" w:date="2026-05-03T15:27:00Z" w16du:dateUtc="2026-05-03T10:27:00Z">
              <w:r w:rsidDel="00294749">
                <w:delText>Filed Name N</w:delText>
              </w:r>
            </w:del>
          </w:p>
        </w:tc>
        <w:tc>
          <w:tcPr>
            <w:tcW w:w="2692" w:type="dxa"/>
          </w:tcPr>
          <w:p w14:paraId="6EDD57E1" w14:textId="041BCBA1" w:rsidR="00294749" w:rsidRDefault="00294749" w:rsidP="00294749">
            <w:pPr>
              <w:pStyle w:val="a2"/>
            </w:pPr>
            <w:r>
              <w:t>&lt;</w:t>
            </w:r>
            <w:ins w:id="93" w:author="Makpal Chuinusheva" w:date="2026-05-03T15:28:00Z" w16du:dateUtc="2026-05-03T10:28:00Z">
              <w:r>
                <w:t xml:space="preserve"> </w:t>
              </w:r>
              <w:r>
                <w:t>Climber first name</w:t>
              </w:r>
              <w:r w:rsidDel="00294749">
                <w:t xml:space="preserve"> </w:t>
              </w:r>
            </w:ins>
            <w:del w:id="94" w:author="Makpal Chuinusheva" w:date="2026-05-03T15:28:00Z" w16du:dateUtc="2026-05-03T10:28:00Z">
              <w:r w:rsidDel="00294749">
                <w:delText>description</w:delText>
              </w:r>
            </w:del>
            <w:r>
              <w:t>&gt;</w:t>
            </w:r>
          </w:p>
        </w:tc>
        <w:tc>
          <w:tcPr>
            <w:tcW w:w="2302" w:type="dxa"/>
            <w:vAlign w:val="center"/>
          </w:tcPr>
          <w:p w14:paraId="3C813618" w14:textId="41D40D9A" w:rsidR="00294749" w:rsidRDefault="00294749" w:rsidP="00294749">
            <w:pPr>
              <w:pStyle w:val="a2"/>
            </w:pPr>
            <w:ins w:id="95" w:author="Makpal Chuinusheva" w:date="2026-05-03T15:29:00Z" w16du:dateUtc="2026-05-03T10:29:00Z">
              <w:r>
                <w:t>VARCHAR</w:t>
              </w:r>
            </w:ins>
            <w:del w:id="96" w:author="Makpal Chuinusheva" w:date="2026-05-03T15:29:00Z" w16du:dateUtc="2026-05-03T10:29:00Z">
              <w:r w:rsidDel="00194D19">
                <w:delText>Text</w:delText>
              </w:r>
            </w:del>
          </w:p>
        </w:tc>
      </w:tr>
      <w:tr w:rsidR="00294749" w14:paraId="76AAF5C9" w14:textId="77777777" w:rsidTr="006E3633">
        <w:trPr>
          <w:trHeight w:val="432"/>
          <w:ins w:id="97" w:author="Makpal Chuinusheva" w:date="2026-05-03T15:27:00Z" w16du:dateUtc="2026-05-03T10:27:00Z"/>
        </w:trPr>
        <w:tc>
          <w:tcPr>
            <w:tcW w:w="2302" w:type="dxa"/>
            <w:vMerge/>
          </w:tcPr>
          <w:p w14:paraId="1EF5E5D0" w14:textId="77777777" w:rsidR="00294749" w:rsidRDefault="00294749" w:rsidP="00294749">
            <w:pPr>
              <w:pStyle w:val="a2"/>
              <w:rPr>
                <w:ins w:id="98" w:author="Makpal Chuinusheva" w:date="2026-05-03T15:27:00Z" w16du:dateUtc="2026-05-03T10:27:00Z"/>
              </w:rPr>
            </w:pPr>
          </w:p>
        </w:tc>
        <w:tc>
          <w:tcPr>
            <w:tcW w:w="1912" w:type="dxa"/>
          </w:tcPr>
          <w:p w14:paraId="5A7E2577" w14:textId="6D4BF3BD" w:rsidR="00294749" w:rsidRDefault="00294749" w:rsidP="00294749">
            <w:pPr>
              <w:pStyle w:val="a2"/>
              <w:rPr>
                <w:ins w:id="99" w:author="Makpal Chuinusheva" w:date="2026-05-03T15:27:00Z" w16du:dateUtc="2026-05-03T10:27:00Z"/>
              </w:rPr>
            </w:pPr>
            <w:proofErr w:type="spellStart"/>
            <w:ins w:id="100" w:author="Makpal Chuinusheva" w:date="2026-05-03T15:28:00Z" w16du:dateUtc="2026-05-03T10:28:00Z">
              <w:r>
                <w:t>last_name</w:t>
              </w:r>
            </w:ins>
            <w:proofErr w:type="spellEnd"/>
          </w:p>
        </w:tc>
        <w:tc>
          <w:tcPr>
            <w:tcW w:w="2692" w:type="dxa"/>
          </w:tcPr>
          <w:p w14:paraId="34703C52" w14:textId="0B45EFA9" w:rsidR="00294749" w:rsidRDefault="00294749" w:rsidP="00294749">
            <w:pPr>
              <w:pStyle w:val="a2"/>
              <w:rPr>
                <w:ins w:id="101" w:author="Makpal Chuinusheva" w:date="2026-05-03T15:27:00Z" w16du:dateUtc="2026-05-03T10:27:00Z"/>
              </w:rPr>
            </w:pPr>
            <w:ins w:id="102" w:author="Makpal Chuinusheva" w:date="2026-05-03T15:28:00Z" w16du:dateUtc="2026-05-03T10:28:00Z">
              <w:r>
                <w:t xml:space="preserve">&lt; </w:t>
              </w:r>
            </w:ins>
            <w:ins w:id="103" w:author="Makpal Chuinusheva" w:date="2026-05-03T15:29:00Z" w16du:dateUtc="2026-05-03T10:29:00Z">
              <w:r>
                <w:t>Climber last name</w:t>
              </w:r>
              <w:r>
                <w:t xml:space="preserve"> </w:t>
              </w:r>
            </w:ins>
            <w:ins w:id="104" w:author="Makpal Chuinusheva" w:date="2026-05-03T15:28:00Z" w16du:dateUtc="2026-05-03T10:28:00Z">
              <w:r>
                <w:t>&gt;</w:t>
              </w:r>
            </w:ins>
          </w:p>
        </w:tc>
        <w:tc>
          <w:tcPr>
            <w:tcW w:w="2302" w:type="dxa"/>
            <w:vAlign w:val="center"/>
          </w:tcPr>
          <w:p w14:paraId="50C6D374" w14:textId="2CCCE940" w:rsidR="00294749" w:rsidRDefault="00294749" w:rsidP="00294749">
            <w:pPr>
              <w:pStyle w:val="a2"/>
              <w:rPr>
                <w:ins w:id="105" w:author="Makpal Chuinusheva" w:date="2026-05-03T15:27:00Z" w16du:dateUtc="2026-05-03T10:27:00Z"/>
              </w:rPr>
            </w:pPr>
            <w:ins w:id="106" w:author="Makpal Chuinusheva" w:date="2026-05-03T15:29:00Z" w16du:dateUtc="2026-05-03T10:29:00Z">
              <w:r>
                <w:t>VARCHAR</w:t>
              </w:r>
            </w:ins>
          </w:p>
        </w:tc>
      </w:tr>
      <w:tr w:rsidR="00294749" w14:paraId="4E2FEB3A" w14:textId="77777777" w:rsidTr="006E3633">
        <w:trPr>
          <w:trHeight w:val="432"/>
          <w:ins w:id="107" w:author="Makpal Chuinusheva" w:date="2026-05-03T15:27:00Z" w16du:dateUtc="2026-05-03T10:27:00Z"/>
        </w:trPr>
        <w:tc>
          <w:tcPr>
            <w:tcW w:w="2302" w:type="dxa"/>
            <w:vMerge/>
          </w:tcPr>
          <w:p w14:paraId="431DE48E" w14:textId="77777777" w:rsidR="00294749" w:rsidRDefault="00294749" w:rsidP="00294749">
            <w:pPr>
              <w:pStyle w:val="a2"/>
              <w:rPr>
                <w:ins w:id="108" w:author="Makpal Chuinusheva" w:date="2026-05-03T15:27:00Z" w16du:dateUtc="2026-05-03T10:27:00Z"/>
              </w:rPr>
            </w:pPr>
          </w:p>
        </w:tc>
        <w:tc>
          <w:tcPr>
            <w:tcW w:w="1912" w:type="dxa"/>
            <w:vAlign w:val="center"/>
          </w:tcPr>
          <w:p w14:paraId="6CD5F439" w14:textId="4785A7AF" w:rsidR="00294749" w:rsidRDefault="00294749" w:rsidP="00294749">
            <w:pPr>
              <w:pStyle w:val="a2"/>
              <w:rPr>
                <w:ins w:id="109" w:author="Makpal Chuinusheva" w:date="2026-05-03T15:27:00Z" w16du:dateUtc="2026-05-03T10:27:00Z"/>
              </w:rPr>
            </w:pPr>
            <w:ins w:id="110" w:author="Makpal Chuinusheva" w:date="2026-05-03T15:28:00Z" w16du:dateUtc="2026-05-03T10:28:00Z">
              <w:r>
                <w:t>address</w:t>
              </w:r>
            </w:ins>
          </w:p>
        </w:tc>
        <w:tc>
          <w:tcPr>
            <w:tcW w:w="2692" w:type="dxa"/>
          </w:tcPr>
          <w:p w14:paraId="67072A56" w14:textId="46D58EFB" w:rsidR="00294749" w:rsidRDefault="00294749" w:rsidP="00294749">
            <w:pPr>
              <w:pStyle w:val="a2"/>
              <w:rPr>
                <w:ins w:id="111" w:author="Makpal Chuinusheva" w:date="2026-05-03T15:27:00Z" w16du:dateUtc="2026-05-03T10:27:00Z"/>
              </w:rPr>
            </w:pPr>
            <w:ins w:id="112" w:author="Makpal Chuinusheva" w:date="2026-05-03T15:29:00Z" w16du:dateUtc="2026-05-03T10:29:00Z">
              <w:r>
                <w:t>&lt; Climber address</w:t>
              </w:r>
              <w:r>
                <w:t xml:space="preserve"> </w:t>
              </w:r>
              <w:r>
                <w:t>&gt;</w:t>
              </w:r>
            </w:ins>
          </w:p>
        </w:tc>
        <w:tc>
          <w:tcPr>
            <w:tcW w:w="2302" w:type="dxa"/>
            <w:vAlign w:val="center"/>
          </w:tcPr>
          <w:p w14:paraId="18F01A5C" w14:textId="33EECCD2" w:rsidR="00294749" w:rsidRDefault="00294749" w:rsidP="00294749">
            <w:pPr>
              <w:pStyle w:val="a2"/>
              <w:rPr>
                <w:ins w:id="113" w:author="Makpal Chuinusheva" w:date="2026-05-03T15:27:00Z" w16du:dateUtc="2026-05-03T10:27:00Z"/>
              </w:rPr>
            </w:pPr>
            <w:ins w:id="114" w:author="Makpal Chuinusheva" w:date="2026-05-03T15:29:00Z" w16du:dateUtc="2026-05-03T10:29:00Z">
              <w:r>
                <w:t>VARCHAR</w:t>
              </w:r>
            </w:ins>
          </w:p>
        </w:tc>
      </w:tr>
    </w:tbl>
    <w:p w14:paraId="11AD6816" w14:textId="5D81C3A7" w:rsidR="006F645E" w:rsidRDefault="006F645E" w:rsidP="006F645E">
      <w:pPr>
        <w:pStyle w:val="a2"/>
        <w:rPr>
          <w:ins w:id="115" w:author="Makpal Chuinusheva" w:date="2026-05-03T15:26:00Z" w16du:dateUtc="2026-05-03T10:26:00Z"/>
        </w:rPr>
      </w:pPr>
    </w:p>
    <w:p w14:paraId="179B8923" w14:textId="77777777" w:rsidR="00294749" w:rsidRDefault="00294749" w:rsidP="006F645E">
      <w:pPr>
        <w:pStyle w:val="a2"/>
        <w:rPr>
          <w:ins w:id="116" w:author="Makpal Chuinusheva" w:date="2026-05-03T15:26:00Z" w16du:dateUtc="2026-05-03T10:26:00Z"/>
        </w:rPr>
      </w:pPr>
    </w:p>
    <w:p w14:paraId="1F4190FA" w14:textId="77777777" w:rsidR="00294749" w:rsidRDefault="00294749" w:rsidP="006F645E">
      <w:pPr>
        <w:pStyle w:val="a2"/>
        <w:rPr>
          <w:ins w:id="117" w:author="Makpal Chuinusheva" w:date="2026-05-03T15:26:00Z" w16du:dateUtc="2026-05-03T10:26:00Z"/>
        </w:rPr>
      </w:pPr>
    </w:p>
    <w:tbl>
      <w:tblPr>
        <w:tblW w:w="92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118" w:author="Makpal Chuinusheva" w:date="2026-05-03T15:32:00Z" w16du:dateUtc="2026-05-03T10:32:00Z">
          <w:tblPr>
            <w:tblW w:w="7736" w:type="dxa"/>
            <w:tblCellSpacing w:w="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29"/>
        <w:gridCol w:w="1827"/>
        <w:gridCol w:w="4033"/>
        <w:gridCol w:w="1574"/>
        <w:tblGridChange w:id="119">
          <w:tblGrid>
            <w:gridCol w:w="1530"/>
            <w:gridCol w:w="299"/>
            <w:gridCol w:w="1227"/>
            <w:gridCol w:w="600"/>
            <w:gridCol w:w="2762"/>
            <w:gridCol w:w="1271"/>
            <w:gridCol w:w="47"/>
            <w:gridCol w:w="1527"/>
          </w:tblGrid>
        </w:tblGridChange>
      </w:tblGrid>
      <w:tr w:rsidR="00294749" w:rsidRPr="00294749" w14:paraId="5ACD0902" w14:textId="77777777" w:rsidTr="00294749">
        <w:trPr>
          <w:trHeight w:val="485"/>
          <w:tblHeader/>
          <w:tblCellSpacing w:w="15" w:type="dxa"/>
          <w:ins w:id="120" w:author="Makpal Chuinusheva" w:date="2026-05-03T15:30:00Z"/>
          <w:trPrChange w:id="121" w:author="Makpal Chuinusheva" w:date="2026-05-03T15:32:00Z" w16du:dateUtc="2026-05-03T10:32:00Z">
            <w:trPr>
              <w:gridAfter w:val="0"/>
              <w:trHeight w:val="400"/>
              <w:tblHeader/>
              <w:tblCellSpacing w:w="15" w:type="dxa"/>
            </w:trPr>
          </w:trPrChange>
        </w:trPr>
        <w:tc>
          <w:tcPr>
            <w:tcW w:w="0" w:type="auto"/>
            <w:shd w:val="clear" w:color="auto" w:fill="00FFFF"/>
            <w:vAlign w:val="center"/>
            <w:hideMark/>
            <w:tcPrChange w:id="122" w:author="Makpal Chuinusheva" w:date="2026-05-03T15:32:00Z" w16du:dateUtc="2026-05-03T10:32:00Z">
              <w:tcPr>
                <w:tcW w:w="0" w:type="auto"/>
                <w:vAlign w:val="center"/>
                <w:hideMark/>
              </w:tcPr>
            </w:tcPrChange>
          </w:tcPr>
          <w:p w14:paraId="7D5B8B29" w14:textId="77777777" w:rsidR="00294749" w:rsidRPr="00294749" w:rsidRDefault="00294749" w:rsidP="00294749">
            <w:pPr>
              <w:pStyle w:val="a2"/>
              <w:rPr>
                <w:ins w:id="123" w:author="Makpal Chuinusheva" w:date="2026-05-03T15:30:00Z"/>
                <w:b/>
                <w:bCs/>
                <w:lang w:val="ru-KZ"/>
              </w:rPr>
            </w:pPr>
            <w:proofErr w:type="spellStart"/>
            <w:ins w:id="124" w:author="Makpal Chuinusheva" w:date="2026-05-03T15:30:00Z">
              <w:r w:rsidRPr="00294749">
                <w:rPr>
                  <w:b/>
                  <w:bCs/>
                  <w:lang w:val="ru-KZ"/>
                </w:rPr>
                <w:t>Table</w:t>
              </w:r>
              <w:proofErr w:type="spellEnd"/>
              <w:r w:rsidRPr="00294749">
                <w:rPr>
                  <w:b/>
                  <w:bCs/>
                  <w:lang w:val="ru-KZ"/>
                </w:rPr>
                <w:t xml:space="preserve"> Name</w:t>
              </w:r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125" w:author="Makpal Chuinusheva" w:date="2026-05-03T15:32:00Z" w16du:dateUtc="2026-05-03T10:3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BF6AB7A" w14:textId="77777777" w:rsidR="00294749" w:rsidRPr="00294749" w:rsidRDefault="00294749" w:rsidP="00294749">
            <w:pPr>
              <w:pStyle w:val="a2"/>
              <w:rPr>
                <w:ins w:id="126" w:author="Makpal Chuinusheva" w:date="2026-05-03T15:30:00Z"/>
                <w:b/>
                <w:bCs/>
                <w:lang w:val="ru-KZ"/>
              </w:rPr>
            </w:pPr>
            <w:ins w:id="127" w:author="Makpal Chuinusheva" w:date="2026-05-03T15:30:00Z">
              <w:r w:rsidRPr="00294749">
                <w:rPr>
                  <w:b/>
                  <w:bCs/>
                  <w:lang w:val="ru-KZ"/>
                </w:rPr>
                <w:t xml:space="preserve">Field </w:t>
              </w:r>
              <w:proofErr w:type="spellStart"/>
              <w:r w:rsidRPr="00294749">
                <w:rPr>
                  <w:b/>
                  <w:bCs/>
                  <w:lang w:val="ru-KZ"/>
                </w:rPr>
                <w:t>name</w:t>
              </w:r>
              <w:proofErr w:type="spellEnd"/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128" w:author="Makpal Chuinusheva" w:date="2026-05-03T15:32:00Z" w16du:dateUtc="2026-05-03T10:3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11D480F" w14:textId="77777777" w:rsidR="00294749" w:rsidRPr="00294749" w:rsidRDefault="00294749" w:rsidP="00294749">
            <w:pPr>
              <w:pStyle w:val="a2"/>
              <w:rPr>
                <w:ins w:id="129" w:author="Makpal Chuinusheva" w:date="2026-05-03T15:30:00Z"/>
                <w:b/>
                <w:bCs/>
                <w:lang w:val="ru-KZ"/>
              </w:rPr>
            </w:pPr>
            <w:ins w:id="130" w:author="Makpal Chuinusheva" w:date="2026-05-03T15:30:00Z">
              <w:r w:rsidRPr="00294749">
                <w:rPr>
                  <w:b/>
                  <w:bCs/>
                  <w:lang w:val="ru-KZ"/>
                </w:rPr>
                <w:t xml:space="preserve">Field </w:t>
              </w:r>
              <w:proofErr w:type="spellStart"/>
              <w:r w:rsidRPr="00294749">
                <w:rPr>
                  <w:b/>
                  <w:bCs/>
                  <w:lang w:val="ru-KZ"/>
                </w:rPr>
                <w:t>Description</w:t>
              </w:r>
              <w:proofErr w:type="spellEnd"/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131" w:author="Makpal Chuinusheva" w:date="2026-05-03T15:32:00Z" w16du:dateUtc="2026-05-03T10:3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B6207AB" w14:textId="77777777" w:rsidR="00294749" w:rsidRPr="00294749" w:rsidRDefault="00294749" w:rsidP="00294749">
            <w:pPr>
              <w:pStyle w:val="a2"/>
              <w:rPr>
                <w:ins w:id="132" w:author="Makpal Chuinusheva" w:date="2026-05-03T15:30:00Z"/>
                <w:b/>
                <w:bCs/>
                <w:lang w:val="ru-KZ"/>
              </w:rPr>
            </w:pPr>
            <w:ins w:id="133" w:author="Makpal Chuinusheva" w:date="2026-05-03T15:30:00Z">
              <w:r w:rsidRPr="00294749">
                <w:rPr>
                  <w:b/>
                  <w:bCs/>
                  <w:lang w:val="ru-KZ"/>
                </w:rPr>
                <w:t>Data Type</w:t>
              </w:r>
            </w:ins>
          </w:p>
        </w:tc>
      </w:tr>
      <w:tr w:rsidR="00294749" w:rsidRPr="00294749" w14:paraId="0DB50928" w14:textId="77777777" w:rsidTr="00294749">
        <w:trPr>
          <w:trHeight w:val="485"/>
          <w:tblCellSpacing w:w="15" w:type="dxa"/>
          <w:ins w:id="134" w:author="Makpal Chuinusheva" w:date="2026-05-03T15:30:00Z"/>
          <w:trPrChange w:id="135" w:author="Makpal Chuinusheva" w:date="2026-05-03T15:31:00Z" w16du:dateUtc="2026-05-03T10:31:00Z">
            <w:trPr>
              <w:gridAfter w:val="0"/>
              <w:trHeight w:val="400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136" w:author="Makpal Chuinusheva" w:date="2026-05-03T15:31:00Z" w16du:dateUtc="2026-05-03T10:31:00Z">
              <w:tcPr>
                <w:tcW w:w="0" w:type="auto"/>
                <w:vAlign w:val="center"/>
                <w:hideMark/>
              </w:tcPr>
            </w:tcPrChange>
          </w:tcPr>
          <w:p w14:paraId="06DF6786" w14:textId="77777777" w:rsidR="00294749" w:rsidRPr="00294749" w:rsidRDefault="00294749" w:rsidP="00294749">
            <w:pPr>
              <w:pStyle w:val="a2"/>
              <w:rPr>
                <w:ins w:id="137" w:author="Makpal Chuinusheva" w:date="2026-05-03T15:30:00Z"/>
                <w:lang w:val="ru-KZ"/>
              </w:rPr>
            </w:pPr>
            <w:proofErr w:type="spellStart"/>
            <w:ins w:id="138" w:author="Makpal Chuinusheva" w:date="2026-05-03T15:30:00Z">
              <w:r w:rsidRPr="00294749">
                <w:rPr>
                  <w:lang w:val="ru-KZ"/>
                </w:rPr>
                <w:t>Climbs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39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3933255" w14:textId="77777777" w:rsidR="00294749" w:rsidRPr="00294749" w:rsidRDefault="00294749" w:rsidP="00294749">
            <w:pPr>
              <w:pStyle w:val="a2"/>
              <w:rPr>
                <w:ins w:id="140" w:author="Makpal Chuinusheva" w:date="2026-05-03T15:30:00Z"/>
                <w:lang w:val="ru-KZ"/>
              </w:rPr>
            </w:pPr>
            <w:ins w:id="141" w:author="Makpal Chuinusheva" w:date="2026-05-03T15:30:00Z">
              <w:r w:rsidRPr="00294749">
                <w:rPr>
                  <w:lang w:val="ru-KZ"/>
                </w:rPr>
                <w:t>ID</w:t>
              </w:r>
            </w:ins>
          </w:p>
        </w:tc>
        <w:tc>
          <w:tcPr>
            <w:tcW w:w="0" w:type="auto"/>
            <w:vAlign w:val="center"/>
            <w:hideMark/>
            <w:tcPrChange w:id="142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0FEB8A1" w14:textId="77777777" w:rsidR="00294749" w:rsidRPr="00294749" w:rsidRDefault="00294749" w:rsidP="00294749">
            <w:pPr>
              <w:pStyle w:val="a2"/>
              <w:rPr>
                <w:ins w:id="143" w:author="Makpal Chuinusheva" w:date="2026-05-03T15:30:00Z"/>
                <w:lang w:val="ru-KZ"/>
              </w:rPr>
            </w:pPr>
            <w:proofErr w:type="spellStart"/>
            <w:ins w:id="144" w:author="Makpal Chuinusheva" w:date="2026-05-03T15:30:00Z">
              <w:r w:rsidRPr="00294749">
                <w:rPr>
                  <w:lang w:val="ru-KZ"/>
                </w:rPr>
                <w:t>Unique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identifier</w:t>
              </w:r>
              <w:proofErr w:type="spellEnd"/>
              <w:r w:rsidRPr="00294749">
                <w:rPr>
                  <w:lang w:val="ru-KZ"/>
                </w:rPr>
                <w:t xml:space="preserve"> (PK)</w:t>
              </w:r>
            </w:ins>
          </w:p>
        </w:tc>
        <w:tc>
          <w:tcPr>
            <w:tcW w:w="0" w:type="auto"/>
            <w:vAlign w:val="center"/>
            <w:hideMark/>
            <w:tcPrChange w:id="145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6FDB27C" w14:textId="77777777" w:rsidR="00294749" w:rsidRPr="00294749" w:rsidRDefault="00294749" w:rsidP="00294749">
            <w:pPr>
              <w:pStyle w:val="a2"/>
              <w:rPr>
                <w:ins w:id="146" w:author="Makpal Chuinusheva" w:date="2026-05-03T15:30:00Z"/>
                <w:lang w:val="ru-KZ"/>
              </w:rPr>
            </w:pPr>
            <w:ins w:id="147" w:author="Makpal Chuinusheva" w:date="2026-05-03T15:30:00Z">
              <w:r w:rsidRPr="00294749">
                <w:rPr>
                  <w:lang w:val="ru-KZ"/>
                </w:rPr>
                <w:t>INT</w:t>
              </w:r>
            </w:ins>
          </w:p>
        </w:tc>
      </w:tr>
      <w:tr w:rsidR="00294749" w:rsidRPr="00294749" w14:paraId="2BD2886A" w14:textId="77777777" w:rsidTr="00294749">
        <w:trPr>
          <w:trHeight w:val="485"/>
          <w:tblCellSpacing w:w="15" w:type="dxa"/>
          <w:ins w:id="148" w:author="Makpal Chuinusheva" w:date="2026-05-03T15:30:00Z"/>
          <w:trPrChange w:id="149" w:author="Makpal Chuinusheva" w:date="2026-05-03T15:31:00Z" w16du:dateUtc="2026-05-03T10:31:00Z">
            <w:trPr>
              <w:gridAfter w:val="0"/>
              <w:trHeight w:val="400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150" w:author="Makpal Chuinusheva" w:date="2026-05-03T15:31:00Z" w16du:dateUtc="2026-05-03T10:31:00Z">
              <w:tcPr>
                <w:tcW w:w="0" w:type="auto"/>
                <w:vAlign w:val="center"/>
                <w:hideMark/>
              </w:tcPr>
            </w:tcPrChange>
          </w:tcPr>
          <w:p w14:paraId="752CF4C2" w14:textId="77777777" w:rsidR="00294749" w:rsidRPr="00294749" w:rsidRDefault="00294749" w:rsidP="00294749">
            <w:pPr>
              <w:pStyle w:val="a2"/>
              <w:rPr>
                <w:ins w:id="151" w:author="Makpal Chuinusheva" w:date="2026-05-03T15:30:00Z"/>
                <w:lang w:val="ru-KZ"/>
              </w:rPr>
            </w:pPr>
            <w:proofErr w:type="spellStart"/>
            <w:ins w:id="152" w:author="Makpal Chuinusheva" w:date="2026-05-03T15:30:00Z">
              <w:r w:rsidRPr="00294749">
                <w:rPr>
                  <w:lang w:val="ru-KZ"/>
                </w:rPr>
                <w:t>Climbs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53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8B69D47" w14:textId="77777777" w:rsidR="00294749" w:rsidRPr="00294749" w:rsidRDefault="00294749" w:rsidP="00294749">
            <w:pPr>
              <w:pStyle w:val="a2"/>
              <w:rPr>
                <w:ins w:id="154" w:author="Makpal Chuinusheva" w:date="2026-05-03T15:30:00Z"/>
                <w:lang w:val="ru-KZ"/>
              </w:rPr>
            </w:pPr>
            <w:proofErr w:type="spellStart"/>
            <w:ins w:id="155" w:author="Makpal Chuinusheva" w:date="2026-05-03T15:30:00Z">
              <w:r w:rsidRPr="00294749">
                <w:rPr>
                  <w:lang w:val="ru-KZ"/>
                </w:rPr>
                <w:t>mountain_id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56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0BC8EB9" w14:textId="77777777" w:rsidR="00294749" w:rsidRPr="00294749" w:rsidRDefault="00294749" w:rsidP="00294749">
            <w:pPr>
              <w:pStyle w:val="a2"/>
              <w:rPr>
                <w:ins w:id="157" w:author="Makpal Chuinusheva" w:date="2026-05-03T15:30:00Z"/>
                <w:lang w:val="ru-KZ"/>
              </w:rPr>
            </w:pPr>
            <w:proofErr w:type="spellStart"/>
            <w:ins w:id="158" w:author="Makpal Chuinusheva" w:date="2026-05-03T15:30:00Z">
              <w:r w:rsidRPr="00294749">
                <w:rPr>
                  <w:lang w:val="ru-KZ"/>
                </w:rPr>
                <w:t>Reference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to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Mountains</w:t>
              </w:r>
              <w:proofErr w:type="spellEnd"/>
              <w:r w:rsidRPr="00294749">
                <w:rPr>
                  <w:lang w:val="ru-KZ"/>
                </w:rPr>
                <w:t xml:space="preserve"> (FK)</w:t>
              </w:r>
            </w:ins>
          </w:p>
        </w:tc>
        <w:tc>
          <w:tcPr>
            <w:tcW w:w="0" w:type="auto"/>
            <w:vAlign w:val="center"/>
            <w:hideMark/>
            <w:tcPrChange w:id="159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CBC388F" w14:textId="77777777" w:rsidR="00294749" w:rsidRPr="00294749" w:rsidRDefault="00294749" w:rsidP="00294749">
            <w:pPr>
              <w:pStyle w:val="a2"/>
              <w:rPr>
                <w:ins w:id="160" w:author="Makpal Chuinusheva" w:date="2026-05-03T15:30:00Z"/>
                <w:lang w:val="ru-KZ"/>
              </w:rPr>
            </w:pPr>
            <w:ins w:id="161" w:author="Makpal Chuinusheva" w:date="2026-05-03T15:30:00Z">
              <w:r w:rsidRPr="00294749">
                <w:rPr>
                  <w:lang w:val="ru-KZ"/>
                </w:rPr>
                <w:t>INT</w:t>
              </w:r>
            </w:ins>
          </w:p>
        </w:tc>
      </w:tr>
      <w:tr w:rsidR="00294749" w:rsidRPr="00294749" w14:paraId="455CC735" w14:textId="77777777" w:rsidTr="00294749">
        <w:trPr>
          <w:trHeight w:val="485"/>
          <w:tblCellSpacing w:w="15" w:type="dxa"/>
          <w:ins w:id="162" w:author="Makpal Chuinusheva" w:date="2026-05-03T15:30:00Z"/>
          <w:trPrChange w:id="163" w:author="Makpal Chuinusheva" w:date="2026-05-03T15:31:00Z" w16du:dateUtc="2026-05-03T10:31:00Z">
            <w:trPr>
              <w:gridAfter w:val="0"/>
              <w:trHeight w:val="400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164" w:author="Makpal Chuinusheva" w:date="2026-05-03T15:31:00Z" w16du:dateUtc="2026-05-03T10:31:00Z">
              <w:tcPr>
                <w:tcW w:w="0" w:type="auto"/>
                <w:vAlign w:val="center"/>
                <w:hideMark/>
              </w:tcPr>
            </w:tcPrChange>
          </w:tcPr>
          <w:p w14:paraId="46C80267" w14:textId="77777777" w:rsidR="00294749" w:rsidRPr="00294749" w:rsidRDefault="00294749" w:rsidP="00294749">
            <w:pPr>
              <w:pStyle w:val="a2"/>
              <w:rPr>
                <w:ins w:id="165" w:author="Makpal Chuinusheva" w:date="2026-05-03T15:30:00Z"/>
                <w:lang w:val="ru-KZ"/>
              </w:rPr>
            </w:pPr>
            <w:proofErr w:type="spellStart"/>
            <w:ins w:id="166" w:author="Makpal Chuinusheva" w:date="2026-05-03T15:30:00Z">
              <w:r w:rsidRPr="00294749">
                <w:rPr>
                  <w:lang w:val="ru-KZ"/>
                </w:rPr>
                <w:t>Climbs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67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2111698" w14:textId="77777777" w:rsidR="00294749" w:rsidRPr="00294749" w:rsidRDefault="00294749" w:rsidP="00294749">
            <w:pPr>
              <w:pStyle w:val="a2"/>
              <w:rPr>
                <w:ins w:id="168" w:author="Makpal Chuinusheva" w:date="2026-05-03T15:30:00Z"/>
                <w:lang w:val="ru-KZ"/>
              </w:rPr>
            </w:pPr>
            <w:proofErr w:type="spellStart"/>
            <w:ins w:id="169" w:author="Makpal Chuinusheva" w:date="2026-05-03T15:30:00Z">
              <w:r w:rsidRPr="00294749">
                <w:rPr>
                  <w:lang w:val="ru-KZ"/>
                </w:rPr>
                <w:t>start_date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70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49C6B48" w14:textId="77777777" w:rsidR="00294749" w:rsidRPr="00294749" w:rsidRDefault="00294749" w:rsidP="00294749">
            <w:pPr>
              <w:pStyle w:val="a2"/>
              <w:rPr>
                <w:ins w:id="171" w:author="Makpal Chuinusheva" w:date="2026-05-03T15:30:00Z"/>
                <w:lang w:val="ru-KZ"/>
              </w:rPr>
            </w:pPr>
            <w:proofErr w:type="spellStart"/>
            <w:ins w:id="172" w:author="Makpal Chuinusheva" w:date="2026-05-03T15:30:00Z">
              <w:r w:rsidRPr="00294749">
                <w:rPr>
                  <w:lang w:val="ru-KZ"/>
                </w:rPr>
                <w:t>Climb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start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date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73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FCC8D7C" w14:textId="77777777" w:rsidR="00294749" w:rsidRPr="00294749" w:rsidRDefault="00294749" w:rsidP="00294749">
            <w:pPr>
              <w:pStyle w:val="a2"/>
              <w:rPr>
                <w:ins w:id="174" w:author="Makpal Chuinusheva" w:date="2026-05-03T15:30:00Z"/>
                <w:lang w:val="ru-KZ"/>
              </w:rPr>
            </w:pPr>
            <w:ins w:id="175" w:author="Makpal Chuinusheva" w:date="2026-05-03T15:30:00Z">
              <w:r w:rsidRPr="00294749">
                <w:rPr>
                  <w:lang w:val="ru-KZ"/>
                </w:rPr>
                <w:t>DATE</w:t>
              </w:r>
            </w:ins>
          </w:p>
        </w:tc>
      </w:tr>
      <w:tr w:rsidR="00294749" w:rsidRPr="00294749" w14:paraId="15B714DE" w14:textId="77777777" w:rsidTr="00294749">
        <w:trPr>
          <w:trHeight w:val="485"/>
          <w:tblCellSpacing w:w="15" w:type="dxa"/>
          <w:ins w:id="176" w:author="Makpal Chuinusheva" w:date="2026-05-03T15:30:00Z"/>
          <w:trPrChange w:id="177" w:author="Makpal Chuinusheva" w:date="2026-05-03T15:31:00Z" w16du:dateUtc="2026-05-03T10:31:00Z">
            <w:trPr>
              <w:gridAfter w:val="0"/>
              <w:trHeight w:val="400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178" w:author="Makpal Chuinusheva" w:date="2026-05-03T15:31:00Z" w16du:dateUtc="2026-05-03T10:31:00Z">
              <w:tcPr>
                <w:tcW w:w="0" w:type="auto"/>
                <w:vAlign w:val="center"/>
                <w:hideMark/>
              </w:tcPr>
            </w:tcPrChange>
          </w:tcPr>
          <w:p w14:paraId="13530B15" w14:textId="77777777" w:rsidR="00294749" w:rsidRPr="00294749" w:rsidRDefault="00294749" w:rsidP="00294749">
            <w:pPr>
              <w:pStyle w:val="a2"/>
              <w:rPr>
                <w:ins w:id="179" w:author="Makpal Chuinusheva" w:date="2026-05-03T15:30:00Z"/>
                <w:lang w:val="ru-KZ"/>
              </w:rPr>
            </w:pPr>
            <w:proofErr w:type="spellStart"/>
            <w:ins w:id="180" w:author="Makpal Chuinusheva" w:date="2026-05-03T15:30:00Z">
              <w:r w:rsidRPr="00294749">
                <w:rPr>
                  <w:lang w:val="ru-KZ"/>
                </w:rPr>
                <w:t>Climbs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81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3DCDB66" w14:textId="77777777" w:rsidR="00294749" w:rsidRPr="00294749" w:rsidRDefault="00294749" w:rsidP="00294749">
            <w:pPr>
              <w:pStyle w:val="a2"/>
              <w:rPr>
                <w:ins w:id="182" w:author="Makpal Chuinusheva" w:date="2026-05-03T15:30:00Z"/>
                <w:lang w:val="ru-KZ"/>
              </w:rPr>
            </w:pPr>
            <w:proofErr w:type="spellStart"/>
            <w:ins w:id="183" w:author="Makpal Chuinusheva" w:date="2026-05-03T15:30:00Z">
              <w:r w:rsidRPr="00294749">
                <w:rPr>
                  <w:lang w:val="ru-KZ"/>
                </w:rPr>
                <w:t>end_date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84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AD9CFC9" w14:textId="77777777" w:rsidR="00294749" w:rsidRPr="00294749" w:rsidRDefault="00294749" w:rsidP="00294749">
            <w:pPr>
              <w:pStyle w:val="a2"/>
              <w:rPr>
                <w:ins w:id="185" w:author="Makpal Chuinusheva" w:date="2026-05-03T15:30:00Z"/>
                <w:lang w:val="ru-KZ"/>
              </w:rPr>
            </w:pPr>
            <w:proofErr w:type="spellStart"/>
            <w:ins w:id="186" w:author="Makpal Chuinusheva" w:date="2026-05-03T15:30:00Z">
              <w:r w:rsidRPr="00294749">
                <w:rPr>
                  <w:lang w:val="ru-KZ"/>
                </w:rPr>
                <w:t>Climb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end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date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  <w:tcPrChange w:id="187" w:author="Makpal Chuinusheva" w:date="2026-05-03T15:31:00Z" w16du:dateUtc="2026-05-03T10:3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1055C6A" w14:textId="77777777" w:rsidR="00294749" w:rsidRPr="00294749" w:rsidRDefault="00294749" w:rsidP="00294749">
            <w:pPr>
              <w:pStyle w:val="a2"/>
              <w:rPr>
                <w:ins w:id="188" w:author="Makpal Chuinusheva" w:date="2026-05-03T15:30:00Z"/>
                <w:lang w:val="ru-KZ"/>
              </w:rPr>
            </w:pPr>
            <w:ins w:id="189" w:author="Makpal Chuinusheva" w:date="2026-05-03T15:30:00Z">
              <w:r w:rsidRPr="00294749">
                <w:rPr>
                  <w:lang w:val="ru-KZ"/>
                </w:rPr>
                <w:t>DATE</w:t>
              </w:r>
            </w:ins>
          </w:p>
        </w:tc>
      </w:tr>
    </w:tbl>
    <w:p w14:paraId="6598B5FD" w14:textId="77777777" w:rsidR="00294749" w:rsidRDefault="00294749" w:rsidP="006F645E">
      <w:pPr>
        <w:pStyle w:val="a2"/>
        <w:rPr>
          <w:ins w:id="190" w:author="Makpal Chuinusheva" w:date="2026-05-03T15:30:00Z" w16du:dateUtc="2026-05-03T10:30:00Z"/>
        </w:rPr>
      </w:pPr>
    </w:p>
    <w:p w14:paraId="10899E8F" w14:textId="77777777" w:rsidR="00294749" w:rsidRDefault="00294749" w:rsidP="006F645E">
      <w:pPr>
        <w:pStyle w:val="a2"/>
        <w:rPr>
          <w:ins w:id="191" w:author="Makpal Chuinusheva" w:date="2026-05-03T15:30:00Z" w16du:dateUtc="2026-05-03T10:30:00Z"/>
        </w:rPr>
      </w:pPr>
    </w:p>
    <w:tbl>
      <w:tblPr>
        <w:tblW w:w="92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48"/>
        <w:gridCol w:w="4049"/>
        <w:gridCol w:w="1610"/>
        <w:tblGridChange w:id="192">
          <w:tblGrid>
            <w:gridCol w:w="1872"/>
            <w:gridCol w:w="1748"/>
            <w:gridCol w:w="4049"/>
            <w:gridCol w:w="1610"/>
          </w:tblGrid>
        </w:tblGridChange>
      </w:tblGrid>
      <w:tr w:rsidR="00294749" w:rsidRPr="00294749" w14:paraId="285C0D99" w14:textId="77777777" w:rsidTr="00294749">
        <w:trPr>
          <w:trHeight w:val="332"/>
          <w:tblHeader/>
          <w:tblCellSpacing w:w="15" w:type="dxa"/>
          <w:ins w:id="193" w:author="Makpal Chuinusheva" w:date="2026-05-03T15:31:00Z"/>
        </w:trPr>
        <w:tc>
          <w:tcPr>
            <w:tcW w:w="0" w:type="auto"/>
            <w:shd w:val="clear" w:color="auto" w:fill="00FFFF"/>
            <w:vAlign w:val="center"/>
            <w:hideMark/>
          </w:tcPr>
          <w:p w14:paraId="55EE53A1" w14:textId="77777777" w:rsidR="00294749" w:rsidRPr="00294749" w:rsidRDefault="00294749" w:rsidP="00294749">
            <w:pPr>
              <w:pStyle w:val="a2"/>
              <w:rPr>
                <w:ins w:id="194" w:author="Makpal Chuinusheva" w:date="2026-05-03T15:31:00Z"/>
                <w:b/>
                <w:bCs/>
                <w:lang w:val="ru-KZ"/>
              </w:rPr>
            </w:pPr>
            <w:proofErr w:type="spellStart"/>
            <w:ins w:id="195" w:author="Makpal Chuinusheva" w:date="2026-05-03T15:31:00Z">
              <w:r w:rsidRPr="00294749">
                <w:rPr>
                  <w:b/>
                  <w:bCs/>
                  <w:lang w:val="ru-KZ"/>
                </w:rPr>
                <w:t>Table</w:t>
              </w:r>
              <w:proofErr w:type="spellEnd"/>
              <w:r w:rsidRPr="00294749">
                <w:rPr>
                  <w:b/>
                  <w:bCs/>
                  <w:lang w:val="ru-KZ"/>
                </w:rPr>
                <w:t xml:space="preserve"> Name</w:t>
              </w:r>
            </w:ins>
          </w:p>
        </w:tc>
        <w:tc>
          <w:tcPr>
            <w:tcW w:w="0" w:type="auto"/>
            <w:shd w:val="clear" w:color="auto" w:fill="00FFFF"/>
            <w:vAlign w:val="center"/>
            <w:hideMark/>
          </w:tcPr>
          <w:p w14:paraId="330B2586" w14:textId="77777777" w:rsidR="00294749" w:rsidRPr="00294749" w:rsidRDefault="00294749" w:rsidP="00294749">
            <w:pPr>
              <w:pStyle w:val="a2"/>
              <w:rPr>
                <w:ins w:id="196" w:author="Makpal Chuinusheva" w:date="2026-05-03T15:31:00Z"/>
                <w:b/>
                <w:bCs/>
                <w:lang w:val="ru-KZ"/>
              </w:rPr>
            </w:pPr>
            <w:ins w:id="197" w:author="Makpal Chuinusheva" w:date="2026-05-03T15:31:00Z">
              <w:r w:rsidRPr="00294749">
                <w:rPr>
                  <w:b/>
                  <w:bCs/>
                  <w:lang w:val="ru-KZ"/>
                </w:rPr>
                <w:t xml:space="preserve">Field </w:t>
              </w:r>
              <w:proofErr w:type="spellStart"/>
              <w:r w:rsidRPr="00294749">
                <w:rPr>
                  <w:b/>
                  <w:bCs/>
                  <w:lang w:val="ru-KZ"/>
                </w:rPr>
                <w:t>name</w:t>
              </w:r>
              <w:proofErr w:type="spellEnd"/>
            </w:ins>
          </w:p>
        </w:tc>
        <w:tc>
          <w:tcPr>
            <w:tcW w:w="0" w:type="auto"/>
            <w:shd w:val="clear" w:color="auto" w:fill="00FFFF"/>
            <w:vAlign w:val="center"/>
            <w:hideMark/>
          </w:tcPr>
          <w:p w14:paraId="4DAB5DF2" w14:textId="77777777" w:rsidR="00294749" w:rsidRPr="00294749" w:rsidRDefault="00294749" w:rsidP="00294749">
            <w:pPr>
              <w:pStyle w:val="a2"/>
              <w:rPr>
                <w:ins w:id="198" w:author="Makpal Chuinusheva" w:date="2026-05-03T15:31:00Z"/>
                <w:b/>
                <w:bCs/>
                <w:lang w:val="ru-KZ"/>
              </w:rPr>
            </w:pPr>
            <w:ins w:id="199" w:author="Makpal Chuinusheva" w:date="2026-05-03T15:31:00Z">
              <w:r w:rsidRPr="00294749">
                <w:rPr>
                  <w:b/>
                  <w:bCs/>
                  <w:lang w:val="ru-KZ"/>
                </w:rPr>
                <w:t xml:space="preserve">Field </w:t>
              </w:r>
              <w:proofErr w:type="spellStart"/>
              <w:r w:rsidRPr="00294749">
                <w:rPr>
                  <w:b/>
                  <w:bCs/>
                  <w:lang w:val="ru-KZ"/>
                </w:rPr>
                <w:t>Description</w:t>
              </w:r>
              <w:proofErr w:type="spellEnd"/>
            </w:ins>
          </w:p>
        </w:tc>
        <w:tc>
          <w:tcPr>
            <w:tcW w:w="0" w:type="auto"/>
            <w:shd w:val="clear" w:color="auto" w:fill="00FFFF"/>
            <w:vAlign w:val="center"/>
            <w:hideMark/>
          </w:tcPr>
          <w:p w14:paraId="423FE5B4" w14:textId="77777777" w:rsidR="00294749" w:rsidRPr="00294749" w:rsidRDefault="00294749" w:rsidP="00294749">
            <w:pPr>
              <w:pStyle w:val="a2"/>
              <w:rPr>
                <w:ins w:id="200" w:author="Makpal Chuinusheva" w:date="2026-05-03T15:31:00Z"/>
                <w:b/>
                <w:bCs/>
                <w:lang w:val="ru-KZ"/>
              </w:rPr>
            </w:pPr>
            <w:ins w:id="201" w:author="Makpal Chuinusheva" w:date="2026-05-03T15:31:00Z">
              <w:r w:rsidRPr="00294749">
                <w:rPr>
                  <w:b/>
                  <w:bCs/>
                  <w:lang w:val="ru-KZ"/>
                </w:rPr>
                <w:t>Data Type</w:t>
              </w:r>
            </w:ins>
          </w:p>
        </w:tc>
      </w:tr>
      <w:tr w:rsidR="00294749" w:rsidRPr="00294749" w14:paraId="5F3CB2B6" w14:textId="77777777" w:rsidTr="00294749">
        <w:trPr>
          <w:trHeight w:val="332"/>
          <w:tblCellSpacing w:w="15" w:type="dxa"/>
          <w:ins w:id="202" w:author="Makpal Chuinusheva" w:date="2026-05-03T15:31:00Z"/>
        </w:trPr>
        <w:tc>
          <w:tcPr>
            <w:tcW w:w="0" w:type="auto"/>
            <w:vAlign w:val="center"/>
            <w:hideMark/>
          </w:tcPr>
          <w:p w14:paraId="6E826CF0" w14:textId="77777777" w:rsidR="00294749" w:rsidRPr="00294749" w:rsidRDefault="00294749" w:rsidP="00294749">
            <w:pPr>
              <w:pStyle w:val="a2"/>
              <w:rPr>
                <w:ins w:id="203" w:author="Makpal Chuinusheva" w:date="2026-05-03T15:31:00Z"/>
                <w:lang w:val="ru-KZ"/>
              </w:rPr>
            </w:pPr>
            <w:proofErr w:type="spellStart"/>
            <w:ins w:id="204" w:author="Makpal Chuinusheva" w:date="2026-05-03T15:31:00Z">
              <w:r w:rsidRPr="00294749">
                <w:rPr>
                  <w:lang w:val="ru-KZ"/>
                </w:rPr>
                <w:t>Mountains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1C9A2289" w14:textId="77777777" w:rsidR="00294749" w:rsidRPr="00294749" w:rsidRDefault="00294749" w:rsidP="00294749">
            <w:pPr>
              <w:pStyle w:val="a2"/>
              <w:rPr>
                <w:ins w:id="205" w:author="Makpal Chuinusheva" w:date="2026-05-03T15:31:00Z"/>
                <w:lang w:val="ru-KZ"/>
              </w:rPr>
            </w:pPr>
            <w:ins w:id="206" w:author="Makpal Chuinusheva" w:date="2026-05-03T15:31:00Z">
              <w:r w:rsidRPr="00294749">
                <w:rPr>
                  <w:lang w:val="ru-KZ"/>
                </w:rPr>
                <w:t>ID</w:t>
              </w:r>
            </w:ins>
          </w:p>
        </w:tc>
        <w:tc>
          <w:tcPr>
            <w:tcW w:w="0" w:type="auto"/>
            <w:vAlign w:val="center"/>
            <w:hideMark/>
          </w:tcPr>
          <w:p w14:paraId="602B923F" w14:textId="77777777" w:rsidR="00294749" w:rsidRPr="00294749" w:rsidRDefault="00294749" w:rsidP="00294749">
            <w:pPr>
              <w:pStyle w:val="a2"/>
              <w:rPr>
                <w:ins w:id="207" w:author="Makpal Chuinusheva" w:date="2026-05-03T15:31:00Z"/>
                <w:lang w:val="ru-KZ"/>
              </w:rPr>
            </w:pPr>
            <w:proofErr w:type="spellStart"/>
            <w:ins w:id="208" w:author="Makpal Chuinusheva" w:date="2026-05-03T15:31:00Z">
              <w:r w:rsidRPr="00294749">
                <w:rPr>
                  <w:lang w:val="ru-KZ"/>
                </w:rPr>
                <w:t>Unique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identifier</w:t>
              </w:r>
              <w:proofErr w:type="spellEnd"/>
              <w:r w:rsidRPr="00294749">
                <w:rPr>
                  <w:lang w:val="ru-KZ"/>
                </w:rPr>
                <w:t xml:space="preserve"> (PK)</w:t>
              </w:r>
            </w:ins>
          </w:p>
        </w:tc>
        <w:tc>
          <w:tcPr>
            <w:tcW w:w="0" w:type="auto"/>
            <w:vAlign w:val="center"/>
            <w:hideMark/>
          </w:tcPr>
          <w:p w14:paraId="029668BC" w14:textId="77777777" w:rsidR="00294749" w:rsidRPr="00294749" w:rsidRDefault="00294749" w:rsidP="00294749">
            <w:pPr>
              <w:pStyle w:val="a2"/>
              <w:rPr>
                <w:ins w:id="209" w:author="Makpal Chuinusheva" w:date="2026-05-03T15:31:00Z"/>
                <w:lang w:val="ru-KZ"/>
              </w:rPr>
            </w:pPr>
            <w:ins w:id="210" w:author="Makpal Chuinusheva" w:date="2026-05-03T15:31:00Z">
              <w:r w:rsidRPr="00294749">
                <w:rPr>
                  <w:lang w:val="ru-KZ"/>
                </w:rPr>
                <w:t>INT</w:t>
              </w:r>
            </w:ins>
          </w:p>
        </w:tc>
      </w:tr>
      <w:tr w:rsidR="00294749" w:rsidRPr="00294749" w14:paraId="212305E7" w14:textId="77777777" w:rsidTr="00294749">
        <w:trPr>
          <w:trHeight w:val="332"/>
          <w:tblCellSpacing w:w="15" w:type="dxa"/>
          <w:ins w:id="211" w:author="Makpal Chuinusheva" w:date="2026-05-03T15:31:00Z"/>
        </w:trPr>
        <w:tc>
          <w:tcPr>
            <w:tcW w:w="0" w:type="auto"/>
            <w:vAlign w:val="center"/>
            <w:hideMark/>
          </w:tcPr>
          <w:p w14:paraId="36A0D5B9" w14:textId="77777777" w:rsidR="00294749" w:rsidRPr="00294749" w:rsidRDefault="00294749" w:rsidP="00294749">
            <w:pPr>
              <w:pStyle w:val="a2"/>
              <w:rPr>
                <w:ins w:id="212" w:author="Makpal Chuinusheva" w:date="2026-05-03T15:31:00Z"/>
                <w:lang w:val="ru-KZ"/>
              </w:rPr>
            </w:pPr>
            <w:proofErr w:type="spellStart"/>
            <w:ins w:id="213" w:author="Makpal Chuinusheva" w:date="2026-05-03T15:31:00Z">
              <w:r w:rsidRPr="00294749">
                <w:rPr>
                  <w:lang w:val="ru-KZ"/>
                </w:rPr>
                <w:t>Mountains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5333F060" w14:textId="77777777" w:rsidR="00294749" w:rsidRPr="00294749" w:rsidRDefault="00294749" w:rsidP="00294749">
            <w:pPr>
              <w:pStyle w:val="a2"/>
              <w:rPr>
                <w:ins w:id="214" w:author="Makpal Chuinusheva" w:date="2026-05-03T15:31:00Z"/>
                <w:lang w:val="ru-KZ"/>
              </w:rPr>
            </w:pPr>
            <w:proofErr w:type="spellStart"/>
            <w:ins w:id="215" w:author="Makpal Chuinusheva" w:date="2026-05-03T15:31:00Z">
              <w:r w:rsidRPr="00294749">
                <w:rPr>
                  <w:lang w:val="ru-KZ"/>
                </w:rPr>
                <w:t>name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0A99685F" w14:textId="77777777" w:rsidR="00294749" w:rsidRPr="00294749" w:rsidRDefault="00294749" w:rsidP="00294749">
            <w:pPr>
              <w:pStyle w:val="a2"/>
              <w:rPr>
                <w:ins w:id="216" w:author="Makpal Chuinusheva" w:date="2026-05-03T15:31:00Z"/>
                <w:lang w:val="ru-KZ"/>
              </w:rPr>
            </w:pPr>
            <w:proofErr w:type="spellStart"/>
            <w:ins w:id="217" w:author="Makpal Chuinusheva" w:date="2026-05-03T15:31:00Z">
              <w:r w:rsidRPr="00294749">
                <w:rPr>
                  <w:lang w:val="ru-KZ"/>
                </w:rPr>
                <w:t>Mountain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name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3A45C1A7" w14:textId="77777777" w:rsidR="00294749" w:rsidRPr="00294749" w:rsidRDefault="00294749" w:rsidP="00294749">
            <w:pPr>
              <w:pStyle w:val="a2"/>
              <w:rPr>
                <w:ins w:id="218" w:author="Makpal Chuinusheva" w:date="2026-05-03T15:31:00Z"/>
                <w:lang w:val="ru-KZ"/>
              </w:rPr>
            </w:pPr>
            <w:ins w:id="219" w:author="Makpal Chuinusheva" w:date="2026-05-03T15:31:00Z">
              <w:r w:rsidRPr="00294749">
                <w:rPr>
                  <w:lang w:val="ru-KZ"/>
                </w:rPr>
                <w:t>VARCHAR</w:t>
              </w:r>
            </w:ins>
          </w:p>
        </w:tc>
      </w:tr>
      <w:tr w:rsidR="00294749" w:rsidRPr="00294749" w14:paraId="3A0563E1" w14:textId="77777777" w:rsidTr="00294749">
        <w:trPr>
          <w:trHeight w:val="332"/>
          <w:tblCellSpacing w:w="15" w:type="dxa"/>
          <w:ins w:id="220" w:author="Makpal Chuinusheva" w:date="2026-05-03T15:31:00Z"/>
        </w:trPr>
        <w:tc>
          <w:tcPr>
            <w:tcW w:w="0" w:type="auto"/>
            <w:vAlign w:val="center"/>
            <w:hideMark/>
          </w:tcPr>
          <w:p w14:paraId="57A6276A" w14:textId="77777777" w:rsidR="00294749" w:rsidRPr="00294749" w:rsidRDefault="00294749" w:rsidP="00294749">
            <w:pPr>
              <w:pStyle w:val="a2"/>
              <w:rPr>
                <w:ins w:id="221" w:author="Makpal Chuinusheva" w:date="2026-05-03T15:31:00Z"/>
                <w:lang w:val="ru-KZ"/>
              </w:rPr>
            </w:pPr>
            <w:proofErr w:type="spellStart"/>
            <w:ins w:id="222" w:author="Makpal Chuinusheva" w:date="2026-05-03T15:31:00Z">
              <w:r w:rsidRPr="00294749">
                <w:rPr>
                  <w:lang w:val="ru-KZ"/>
                </w:rPr>
                <w:t>Mountains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1C42E5B3" w14:textId="77777777" w:rsidR="00294749" w:rsidRPr="00294749" w:rsidRDefault="00294749" w:rsidP="00294749">
            <w:pPr>
              <w:pStyle w:val="a2"/>
              <w:rPr>
                <w:ins w:id="223" w:author="Makpal Chuinusheva" w:date="2026-05-03T15:31:00Z"/>
                <w:lang w:val="ru-KZ"/>
              </w:rPr>
            </w:pPr>
            <w:proofErr w:type="spellStart"/>
            <w:ins w:id="224" w:author="Makpal Chuinusheva" w:date="2026-05-03T15:31:00Z">
              <w:r w:rsidRPr="00294749">
                <w:rPr>
                  <w:lang w:val="ru-KZ"/>
                </w:rPr>
                <w:t>height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4D72D5D9" w14:textId="77777777" w:rsidR="00294749" w:rsidRPr="00294749" w:rsidRDefault="00294749" w:rsidP="00294749">
            <w:pPr>
              <w:pStyle w:val="a2"/>
              <w:rPr>
                <w:ins w:id="225" w:author="Makpal Chuinusheva" w:date="2026-05-03T15:31:00Z"/>
                <w:lang w:val="ru-KZ"/>
              </w:rPr>
            </w:pPr>
            <w:proofErr w:type="spellStart"/>
            <w:ins w:id="226" w:author="Makpal Chuinusheva" w:date="2026-05-03T15:31:00Z">
              <w:r w:rsidRPr="00294749">
                <w:rPr>
                  <w:lang w:val="ru-KZ"/>
                </w:rPr>
                <w:t>Height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of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mountain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4982CD28" w14:textId="77777777" w:rsidR="00294749" w:rsidRPr="00294749" w:rsidRDefault="00294749" w:rsidP="00294749">
            <w:pPr>
              <w:pStyle w:val="a2"/>
              <w:rPr>
                <w:ins w:id="227" w:author="Makpal Chuinusheva" w:date="2026-05-03T15:31:00Z"/>
                <w:lang w:val="ru-KZ"/>
              </w:rPr>
            </w:pPr>
            <w:ins w:id="228" w:author="Makpal Chuinusheva" w:date="2026-05-03T15:31:00Z">
              <w:r w:rsidRPr="00294749">
                <w:rPr>
                  <w:lang w:val="ru-KZ"/>
                </w:rPr>
                <w:t>INT</w:t>
              </w:r>
            </w:ins>
          </w:p>
        </w:tc>
      </w:tr>
      <w:tr w:rsidR="00294749" w:rsidRPr="00294749" w14:paraId="44469BD8" w14:textId="77777777" w:rsidTr="00294749">
        <w:trPr>
          <w:trHeight w:val="342"/>
          <w:tblCellSpacing w:w="15" w:type="dxa"/>
          <w:ins w:id="229" w:author="Makpal Chuinusheva" w:date="2026-05-03T15:31:00Z"/>
        </w:trPr>
        <w:tc>
          <w:tcPr>
            <w:tcW w:w="0" w:type="auto"/>
            <w:vAlign w:val="center"/>
            <w:hideMark/>
          </w:tcPr>
          <w:p w14:paraId="7BD57B3D" w14:textId="77777777" w:rsidR="00294749" w:rsidRPr="00294749" w:rsidRDefault="00294749" w:rsidP="00294749">
            <w:pPr>
              <w:pStyle w:val="a2"/>
              <w:rPr>
                <w:ins w:id="230" w:author="Makpal Chuinusheva" w:date="2026-05-03T15:31:00Z"/>
                <w:lang w:val="ru-KZ"/>
              </w:rPr>
            </w:pPr>
            <w:proofErr w:type="spellStart"/>
            <w:ins w:id="231" w:author="Makpal Chuinusheva" w:date="2026-05-03T15:31:00Z">
              <w:r w:rsidRPr="00294749">
                <w:rPr>
                  <w:lang w:val="ru-KZ"/>
                </w:rPr>
                <w:t>Mountains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47E5BE75" w14:textId="77777777" w:rsidR="00294749" w:rsidRPr="00294749" w:rsidRDefault="00294749" w:rsidP="00294749">
            <w:pPr>
              <w:pStyle w:val="a2"/>
              <w:rPr>
                <w:ins w:id="232" w:author="Makpal Chuinusheva" w:date="2026-05-03T15:31:00Z"/>
                <w:lang w:val="ru-KZ"/>
              </w:rPr>
            </w:pPr>
            <w:proofErr w:type="spellStart"/>
            <w:ins w:id="233" w:author="Makpal Chuinusheva" w:date="2026-05-03T15:31:00Z">
              <w:r w:rsidRPr="00294749">
                <w:rPr>
                  <w:lang w:val="ru-KZ"/>
                </w:rPr>
                <w:t>country_id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53C86C8A" w14:textId="77777777" w:rsidR="00294749" w:rsidRPr="00294749" w:rsidRDefault="00294749" w:rsidP="00294749">
            <w:pPr>
              <w:pStyle w:val="a2"/>
              <w:rPr>
                <w:ins w:id="234" w:author="Makpal Chuinusheva" w:date="2026-05-03T15:31:00Z"/>
                <w:lang w:val="ru-KZ"/>
              </w:rPr>
            </w:pPr>
            <w:proofErr w:type="spellStart"/>
            <w:ins w:id="235" w:author="Makpal Chuinusheva" w:date="2026-05-03T15:31:00Z">
              <w:r w:rsidRPr="00294749">
                <w:rPr>
                  <w:lang w:val="ru-KZ"/>
                </w:rPr>
                <w:t>Reference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to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Countries</w:t>
              </w:r>
              <w:proofErr w:type="spellEnd"/>
              <w:r w:rsidRPr="00294749">
                <w:rPr>
                  <w:lang w:val="ru-KZ"/>
                </w:rPr>
                <w:t xml:space="preserve"> (FK)</w:t>
              </w:r>
            </w:ins>
          </w:p>
        </w:tc>
        <w:tc>
          <w:tcPr>
            <w:tcW w:w="0" w:type="auto"/>
            <w:vAlign w:val="center"/>
            <w:hideMark/>
          </w:tcPr>
          <w:p w14:paraId="4AF8C266" w14:textId="77777777" w:rsidR="00294749" w:rsidRPr="00294749" w:rsidRDefault="00294749" w:rsidP="00294749">
            <w:pPr>
              <w:pStyle w:val="a2"/>
              <w:rPr>
                <w:ins w:id="236" w:author="Makpal Chuinusheva" w:date="2026-05-03T15:31:00Z"/>
                <w:lang w:val="ru-KZ"/>
              </w:rPr>
            </w:pPr>
            <w:ins w:id="237" w:author="Makpal Chuinusheva" w:date="2026-05-03T15:31:00Z">
              <w:r w:rsidRPr="00294749">
                <w:rPr>
                  <w:lang w:val="ru-KZ"/>
                </w:rPr>
                <w:t>INT</w:t>
              </w:r>
            </w:ins>
          </w:p>
        </w:tc>
      </w:tr>
      <w:tr w:rsidR="00294749" w:rsidRPr="00294749" w14:paraId="4101B852" w14:textId="77777777" w:rsidTr="00294749">
        <w:trPr>
          <w:trHeight w:val="323"/>
          <w:tblCellSpacing w:w="15" w:type="dxa"/>
          <w:ins w:id="238" w:author="Makpal Chuinusheva" w:date="2026-05-03T15:31:00Z"/>
        </w:trPr>
        <w:tc>
          <w:tcPr>
            <w:tcW w:w="0" w:type="auto"/>
            <w:vAlign w:val="center"/>
            <w:hideMark/>
          </w:tcPr>
          <w:p w14:paraId="63D590AC" w14:textId="77777777" w:rsidR="00294749" w:rsidRPr="00294749" w:rsidRDefault="00294749" w:rsidP="00294749">
            <w:pPr>
              <w:pStyle w:val="a2"/>
              <w:rPr>
                <w:ins w:id="239" w:author="Makpal Chuinusheva" w:date="2026-05-03T15:31:00Z"/>
                <w:lang w:val="ru-KZ"/>
              </w:rPr>
            </w:pPr>
            <w:proofErr w:type="spellStart"/>
            <w:ins w:id="240" w:author="Makpal Chuinusheva" w:date="2026-05-03T15:31:00Z">
              <w:r w:rsidRPr="00294749">
                <w:rPr>
                  <w:lang w:val="ru-KZ"/>
                </w:rPr>
                <w:t>Mountains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131C0335" w14:textId="77777777" w:rsidR="00294749" w:rsidRPr="00294749" w:rsidRDefault="00294749" w:rsidP="00294749">
            <w:pPr>
              <w:pStyle w:val="a2"/>
              <w:rPr>
                <w:ins w:id="241" w:author="Makpal Chuinusheva" w:date="2026-05-03T15:31:00Z"/>
                <w:lang w:val="ru-KZ"/>
              </w:rPr>
            </w:pPr>
            <w:proofErr w:type="spellStart"/>
            <w:ins w:id="242" w:author="Makpal Chuinusheva" w:date="2026-05-03T15:31:00Z">
              <w:r w:rsidRPr="00294749">
                <w:rPr>
                  <w:lang w:val="ru-KZ"/>
                </w:rPr>
                <w:t>region_id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34B3D13C" w14:textId="77777777" w:rsidR="00294749" w:rsidRPr="00294749" w:rsidRDefault="00294749" w:rsidP="00294749">
            <w:pPr>
              <w:pStyle w:val="a2"/>
              <w:rPr>
                <w:ins w:id="243" w:author="Makpal Chuinusheva" w:date="2026-05-03T15:31:00Z"/>
                <w:lang w:val="ru-KZ"/>
              </w:rPr>
            </w:pPr>
            <w:proofErr w:type="spellStart"/>
            <w:ins w:id="244" w:author="Makpal Chuinusheva" w:date="2026-05-03T15:31:00Z">
              <w:r w:rsidRPr="00294749">
                <w:rPr>
                  <w:lang w:val="ru-KZ"/>
                </w:rPr>
                <w:t>Reference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to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Regions</w:t>
              </w:r>
              <w:proofErr w:type="spellEnd"/>
              <w:r w:rsidRPr="00294749">
                <w:rPr>
                  <w:lang w:val="ru-KZ"/>
                </w:rPr>
                <w:t xml:space="preserve"> (FK)</w:t>
              </w:r>
            </w:ins>
          </w:p>
        </w:tc>
        <w:tc>
          <w:tcPr>
            <w:tcW w:w="0" w:type="auto"/>
            <w:vAlign w:val="center"/>
            <w:hideMark/>
          </w:tcPr>
          <w:p w14:paraId="716EC17C" w14:textId="77777777" w:rsidR="00294749" w:rsidRPr="00294749" w:rsidRDefault="00294749" w:rsidP="00294749">
            <w:pPr>
              <w:pStyle w:val="a2"/>
              <w:rPr>
                <w:ins w:id="245" w:author="Makpal Chuinusheva" w:date="2026-05-03T15:31:00Z"/>
                <w:lang w:val="ru-KZ"/>
              </w:rPr>
            </w:pPr>
            <w:ins w:id="246" w:author="Makpal Chuinusheva" w:date="2026-05-03T15:31:00Z">
              <w:r w:rsidRPr="00294749">
                <w:rPr>
                  <w:lang w:val="ru-KZ"/>
                </w:rPr>
                <w:t>INT</w:t>
              </w:r>
            </w:ins>
          </w:p>
        </w:tc>
      </w:tr>
    </w:tbl>
    <w:p w14:paraId="08353B60" w14:textId="77777777" w:rsidR="00294749" w:rsidRDefault="00294749" w:rsidP="006F645E">
      <w:pPr>
        <w:pStyle w:val="a2"/>
        <w:rPr>
          <w:ins w:id="247" w:author="Makpal Chuinusheva" w:date="2026-05-03T15:26:00Z" w16du:dateUtc="2026-05-03T10:26:00Z"/>
        </w:rPr>
      </w:pPr>
    </w:p>
    <w:tbl>
      <w:tblPr>
        <w:tblW w:w="93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248" w:author="Makpal Chuinusheva" w:date="2026-05-03T15:33:00Z" w16du:dateUtc="2026-05-03T10:33:00Z">
          <w:tblPr>
            <w:tblW w:w="9384" w:type="dxa"/>
            <w:tblCellSpacing w:w="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946"/>
        <w:gridCol w:w="1845"/>
        <w:gridCol w:w="2895"/>
        <w:gridCol w:w="1698"/>
        <w:tblGridChange w:id="249">
          <w:tblGrid>
            <w:gridCol w:w="2946"/>
            <w:gridCol w:w="1845"/>
            <w:gridCol w:w="2895"/>
            <w:gridCol w:w="1698"/>
          </w:tblGrid>
        </w:tblGridChange>
      </w:tblGrid>
      <w:tr w:rsidR="00294749" w:rsidRPr="00294749" w14:paraId="05B7B664" w14:textId="77777777" w:rsidTr="00294749">
        <w:trPr>
          <w:trHeight w:val="498"/>
          <w:tblHeader/>
          <w:tblCellSpacing w:w="15" w:type="dxa"/>
          <w:ins w:id="250" w:author="Makpal Chuinusheva" w:date="2026-05-03T15:31:00Z"/>
          <w:trPrChange w:id="251" w:author="Makpal Chuinusheva" w:date="2026-05-03T15:33:00Z" w16du:dateUtc="2026-05-03T10:33:00Z">
            <w:trPr>
              <w:trHeight w:val="498"/>
              <w:tblHeader/>
              <w:tblCellSpacing w:w="15" w:type="dxa"/>
            </w:trPr>
          </w:trPrChange>
        </w:trPr>
        <w:tc>
          <w:tcPr>
            <w:tcW w:w="0" w:type="auto"/>
            <w:shd w:val="clear" w:color="auto" w:fill="00FFFF"/>
            <w:vAlign w:val="center"/>
            <w:hideMark/>
            <w:tcPrChange w:id="252" w:author="Makpal Chuinusheva" w:date="2026-05-03T15:33:00Z" w16du:dateUtc="2026-05-03T10:33:00Z">
              <w:tcPr>
                <w:tcW w:w="0" w:type="auto"/>
                <w:vAlign w:val="center"/>
                <w:hideMark/>
              </w:tcPr>
            </w:tcPrChange>
          </w:tcPr>
          <w:p w14:paraId="6250C4AF" w14:textId="77777777" w:rsidR="00294749" w:rsidRPr="00294749" w:rsidRDefault="00294749" w:rsidP="00294749">
            <w:pPr>
              <w:pStyle w:val="a2"/>
              <w:rPr>
                <w:ins w:id="253" w:author="Makpal Chuinusheva" w:date="2026-05-03T15:31:00Z"/>
                <w:b/>
                <w:bCs/>
                <w:lang w:val="ru-KZ"/>
              </w:rPr>
            </w:pPr>
            <w:proofErr w:type="spellStart"/>
            <w:ins w:id="254" w:author="Makpal Chuinusheva" w:date="2026-05-03T15:31:00Z">
              <w:r w:rsidRPr="00294749">
                <w:rPr>
                  <w:b/>
                  <w:bCs/>
                  <w:lang w:val="ru-KZ"/>
                </w:rPr>
                <w:t>Table</w:t>
              </w:r>
              <w:proofErr w:type="spellEnd"/>
              <w:r w:rsidRPr="00294749">
                <w:rPr>
                  <w:b/>
                  <w:bCs/>
                  <w:lang w:val="ru-KZ"/>
                </w:rPr>
                <w:t xml:space="preserve"> Name</w:t>
              </w:r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255" w:author="Makpal Chuinusheva" w:date="2026-05-03T15:33:00Z" w16du:dateUtc="2026-05-03T10:33:00Z">
              <w:tcPr>
                <w:tcW w:w="0" w:type="auto"/>
                <w:vAlign w:val="center"/>
                <w:hideMark/>
              </w:tcPr>
            </w:tcPrChange>
          </w:tcPr>
          <w:p w14:paraId="4F965559" w14:textId="77777777" w:rsidR="00294749" w:rsidRPr="00294749" w:rsidRDefault="00294749" w:rsidP="00294749">
            <w:pPr>
              <w:pStyle w:val="a2"/>
              <w:rPr>
                <w:ins w:id="256" w:author="Makpal Chuinusheva" w:date="2026-05-03T15:31:00Z"/>
                <w:b/>
                <w:bCs/>
                <w:lang w:val="ru-KZ"/>
              </w:rPr>
            </w:pPr>
            <w:ins w:id="257" w:author="Makpal Chuinusheva" w:date="2026-05-03T15:31:00Z">
              <w:r w:rsidRPr="00294749">
                <w:rPr>
                  <w:b/>
                  <w:bCs/>
                  <w:lang w:val="ru-KZ"/>
                </w:rPr>
                <w:t xml:space="preserve">Field </w:t>
              </w:r>
              <w:proofErr w:type="spellStart"/>
              <w:r w:rsidRPr="00294749">
                <w:rPr>
                  <w:b/>
                  <w:bCs/>
                  <w:lang w:val="ru-KZ"/>
                </w:rPr>
                <w:t>name</w:t>
              </w:r>
              <w:proofErr w:type="spellEnd"/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258" w:author="Makpal Chuinusheva" w:date="2026-05-03T15:33:00Z" w16du:dateUtc="2026-05-03T10:33:00Z">
              <w:tcPr>
                <w:tcW w:w="0" w:type="auto"/>
                <w:vAlign w:val="center"/>
                <w:hideMark/>
              </w:tcPr>
            </w:tcPrChange>
          </w:tcPr>
          <w:p w14:paraId="55552720" w14:textId="77777777" w:rsidR="00294749" w:rsidRPr="00294749" w:rsidRDefault="00294749" w:rsidP="00294749">
            <w:pPr>
              <w:pStyle w:val="a2"/>
              <w:rPr>
                <w:ins w:id="259" w:author="Makpal Chuinusheva" w:date="2026-05-03T15:31:00Z"/>
                <w:b/>
                <w:bCs/>
                <w:lang w:val="ru-KZ"/>
              </w:rPr>
            </w:pPr>
            <w:ins w:id="260" w:author="Makpal Chuinusheva" w:date="2026-05-03T15:31:00Z">
              <w:r w:rsidRPr="00294749">
                <w:rPr>
                  <w:b/>
                  <w:bCs/>
                  <w:lang w:val="ru-KZ"/>
                </w:rPr>
                <w:t xml:space="preserve">Field </w:t>
              </w:r>
              <w:proofErr w:type="spellStart"/>
              <w:r w:rsidRPr="00294749">
                <w:rPr>
                  <w:b/>
                  <w:bCs/>
                  <w:lang w:val="ru-KZ"/>
                </w:rPr>
                <w:t>Description</w:t>
              </w:r>
              <w:proofErr w:type="spellEnd"/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261" w:author="Makpal Chuinusheva" w:date="2026-05-03T15:33:00Z" w16du:dateUtc="2026-05-03T10:33:00Z">
              <w:tcPr>
                <w:tcW w:w="0" w:type="auto"/>
                <w:vAlign w:val="center"/>
                <w:hideMark/>
              </w:tcPr>
            </w:tcPrChange>
          </w:tcPr>
          <w:p w14:paraId="3ECAD0C4" w14:textId="77777777" w:rsidR="00294749" w:rsidRPr="00294749" w:rsidRDefault="00294749" w:rsidP="00294749">
            <w:pPr>
              <w:pStyle w:val="a2"/>
              <w:rPr>
                <w:ins w:id="262" w:author="Makpal Chuinusheva" w:date="2026-05-03T15:31:00Z"/>
                <w:b/>
                <w:bCs/>
                <w:lang w:val="ru-KZ"/>
              </w:rPr>
            </w:pPr>
            <w:ins w:id="263" w:author="Makpal Chuinusheva" w:date="2026-05-03T15:31:00Z">
              <w:r w:rsidRPr="00294749">
                <w:rPr>
                  <w:b/>
                  <w:bCs/>
                  <w:lang w:val="ru-KZ"/>
                </w:rPr>
                <w:t>Data Type</w:t>
              </w:r>
            </w:ins>
          </w:p>
        </w:tc>
      </w:tr>
      <w:tr w:rsidR="00294749" w:rsidRPr="00294749" w14:paraId="252AF45B" w14:textId="77777777" w:rsidTr="00294749">
        <w:trPr>
          <w:trHeight w:val="498"/>
          <w:tblCellSpacing w:w="15" w:type="dxa"/>
          <w:ins w:id="264" w:author="Makpal Chuinusheva" w:date="2026-05-03T15:31:00Z"/>
        </w:trPr>
        <w:tc>
          <w:tcPr>
            <w:tcW w:w="0" w:type="auto"/>
            <w:vAlign w:val="center"/>
            <w:hideMark/>
          </w:tcPr>
          <w:p w14:paraId="73DCBCDE" w14:textId="77777777" w:rsidR="00294749" w:rsidRPr="00294749" w:rsidRDefault="00294749" w:rsidP="00294749">
            <w:pPr>
              <w:pStyle w:val="a2"/>
              <w:rPr>
                <w:ins w:id="265" w:author="Makpal Chuinusheva" w:date="2026-05-03T15:31:00Z"/>
                <w:lang w:val="ru-KZ"/>
              </w:rPr>
            </w:pPr>
            <w:proofErr w:type="spellStart"/>
            <w:ins w:id="266" w:author="Makpal Chuinusheva" w:date="2026-05-03T15:31:00Z">
              <w:r w:rsidRPr="00294749">
                <w:rPr>
                  <w:lang w:val="ru-KZ"/>
                </w:rPr>
                <w:t>Climb_Participants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764686BC" w14:textId="77777777" w:rsidR="00294749" w:rsidRPr="00294749" w:rsidRDefault="00294749" w:rsidP="00294749">
            <w:pPr>
              <w:pStyle w:val="a2"/>
              <w:rPr>
                <w:ins w:id="267" w:author="Makpal Chuinusheva" w:date="2026-05-03T15:31:00Z"/>
                <w:lang w:val="ru-KZ"/>
              </w:rPr>
            </w:pPr>
            <w:proofErr w:type="spellStart"/>
            <w:ins w:id="268" w:author="Makpal Chuinusheva" w:date="2026-05-03T15:31:00Z">
              <w:r w:rsidRPr="00294749">
                <w:rPr>
                  <w:lang w:val="ru-KZ"/>
                </w:rPr>
                <w:t>climb_id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0AABBE54" w14:textId="77777777" w:rsidR="00294749" w:rsidRPr="00294749" w:rsidRDefault="00294749" w:rsidP="00294749">
            <w:pPr>
              <w:pStyle w:val="a2"/>
              <w:rPr>
                <w:ins w:id="269" w:author="Makpal Chuinusheva" w:date="2026-05-03T15:31:00Z"/>
                <w:lang w:val="ru-KZ"/>
              </w:rPr>
            </w:pPr>
            <w:ins w:id="270" w:author="Makpal Chuinusheva" w:date="2026-05-03T15:31:00Z">
              <w:r w:rsidRPr="00294749">
                <w:rPr>
                  <w:lang w:val="ru-KZ"/>
                </w:rPr>
                <w:t xml:space="preserve">FK </w:t>
              </w:r>
              <w:proofErr w:type="spellStart"/>
              <w:r w:rsidRPr="00294749">
                <w:rPr>
                  <w:lang w:val="ru-KZ"/>
                </w:rPr>
                <w:t>to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Climbs</w:t>
              </w:r>
              <w:proofErr w:type="spellEnd"/>
              <w:r w:rsidRPr="00294749">
                <w:rPr>
                  <w:lang w:val="ru-KZ"/>
                </w:rPr>
                <w:t>, PK</w:t>
              </w:r>
            </w:ins>
          </w:p>
        </w:tc>
        <w:tc>
          <w:tcPr>
            <w:tcW w:w="0" w:type="auto"/>
            <w:vAlign w:val="center"/>
            <w:hideMark/>
          </w:tcPr>
          <w:p w14:paraId="79B162DF" w14:textId="77777777" w:rsidR="00294749" w:rsidRPr="00294749" w:rsidRDefault="00294749" w:rsidP="00294749">
            <w:pPr>
              <w:pStyle w:val="a2"/>
              <w:rPr>
                <w:ins w:id="271" w:author="Makpal Chuinusheva" w:date="2026-05-03T15:31:00Z"/>
                <w:lang w:val="ru-KZ"/>
              </w:rPr>
            </w:pPr>
            <w:ins w:id="272" w:author="Makpal Chuinusheva" w:date="2026-05-03T15:31:00Z">
              <w:r w:rsidRPr="00294749">
                <w:rPr>
                  <w:lang w:val="ru-KZ"/>
                </w:rPr>
                <w:t>INT</w:t>
              </w:r>
            </w:ins>
          </w:p>
        </w:tc>
      </w:tr>
      <w:tr w:rsidR="00294749" w:rsidRPr="00294749" w14:paraId="2853E17F" w14:textId="77777777" w:rsidTr="00294749">
        <w:trPr>
          <w:trHeight w:val="498"/>
          <w:tblCellSpacing w:w="15" w:type="dxa"/>
          <w:ins w:id="273" w:author="Makpal Chuinusheva" w:date="2026-05-03T15:31:00Z"/>
        </w:trPr>
        <w:tc>
          <w:tcPr>
            <w:tcW w:w="0" w:type="auto"/>
            <w:vAlign w:val="center"/>
            <w:hideMark/>
          </w:tcPr>
          <w:p w14:paraId="7BED1DE6" w14:textId="77777777" w:rsidR="00294749" w:rsidRPr="00294749" w:rsidRDefault="00294749" w:rsidP="00294749">
            <w:pPr>
              <w:pStyle w:val="a2"/>
              <w:rPr>
                <w:ins w:id="274" w:author="Makpal Chuinusheva" w:date="2026-05-03T15:31:00Z"/>
                <w:lang w:val="ru-KZ"/>
              </w:rPr>
            </w:pPr>
            <w:proofErr w:type="spellStart"/>
            <w:ins w:id="275" w:author="Makpal Chuinusheva" w:date="2026-05-03T15:31:00Z">
              <w:r w:rsidRPr="00294749">
                <w:rPr>
                  <w:lang w:val="ru-KZ"/>
                </w:rPr>
                <w:t>Climb_Participants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52A0EE66" w14:textId="77777777" w:rsidR="00294749" w:rsidRPr="00294749" w:rsidRDefault="00294749" w:rsidP="00294749">
            <w:pPr>
              <w:pStyle w:val="a2"/>
              <w:rPr>
                <w:ins w:id="276" w:author="Makpal Chuinusheva" w:date="2026-05-03T15:31:00Z"/>
                <w:lang w:val="ru-KZ"/>
              </w:rPr>
            </w:pPr>
            <w:proofErr w:type="spellStart"/>
            <w:ins w:id="277" w:author="Makpal Chuinusheva" w:date="2026-05-03T15:31:00Z">
              <w:r w:rsidRPr="00294749">
                <w:rPr>
                  <w:lang w:val="ru-KZ"/>
                </w:rPr>
                <w:t>climber_id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02E6A3FD" w14:textId="77777777" w:rsidR="00294749" w:rsidRPr="00294749" w:rsidRDefault="00294749" w:rsidP="00294749">
            <w:pPr>
              <w:pStyle w:val="a2"/>
              <w:rPr>
                <w:ins w:id="278" w:author="Makpal Chuinusheva" w:date="2026-05-03T15:31:00Z"/>
                <w:lang w:val="ru-KZ"/>
              </w:rPr>
            </w:pPr>
            <w:ins w:id="279" w:author="Makpal Chuinusheva" w:date="2026-05-03T15:31:00Z">
              <w:r w:rsidRPr="00294749">
                <w:rPr>
                  <w:lang w:val="ru-KZ"/>
                </w:rPr>
                <w:t xml:space="preserve">FK </w:t>
              </w:r>
              <w:proofErr w:type="spellStart"/>
              <w:r w:rsidRPr="00294749">
                <w:rPr>
                  <w:lang w:val="ru-KZ"/>
                </w:rPr>
                <w:t>to</w:t>
              </w:r>
              <w:proofErr w:type="spellEnd"/>
              <w:r w:rsidRPr="00294749">
                <w:rPr>
                  <w:lang w:val="ru-KZ"/>
                </w:rPr>
                <w:t xml:space="preserve"> </w:t>
              </w:r>
              <w:proofErr w:type="spellStart"/>
              <w:r w:rsidRPr="00294749">
                <w:rPr>
                  <w:lang w:val="ru-KZ"/>
                </w:rPr>
                <w:t>Climbers</w:t>
              </w:r>
              <w:proofErr w:type="spellEnd"/>
              <w:r w:rsidRPr="00294749">
                <w:rPr>
                  <w:lang w:val="ru-KZ"/>
                </w:rPr>
                <w:t>, PK</w:t>
              </w:r>
            </w:ins>
          </w:p>
        </w:tc>
        <w:tc>
          <w:tcPr>
            <w:tcW w:w="0" w:type="auto"/>
            <w:vAlign w:val="center"/>
            <w:hideMark/>
          </w:tcPr>
          <w:p w14:paraId="652DC7B9" w14:textId="77777777" w:rsidR="00294749" w:rsidRPr="00294749" w:rsidRDefault="00294749" w:rsidP="00294749">
            <w:pPr>
              <w:pStyle w:val="a2"/>
              <w:rPr>
                <w:ins w:id="280" w:author="Makpal Chuinusheva" w:date="2026-05-03T15:31:00Z"/>
                <w:lang w:val="ru-KZ"/>
              </w:rPr>
            </w:pPr>
            <w:ins w:id="281" w:author="Makpal Chuinusheva" w:date="2026-05-03T15:31:00Z">
              <w:r w:rsidRPr="00294749">
                <w:rPr>
                  <w:lang w:val="ru-KZ"/>
                </w:rPr>
                <w:t>INT</w:t>
              </w:r>
            </w:ins>
          </w:p>
        </w:tc>
      </w:tr>
    </w:tbl>
    <w:p w14:paraId="02A93D94" w14:textId="77777777" w:rsidR="00294749" w:rsidRDefault="00294749" w:rsidP="006F645E">
      <w:pPr>
        <w:pStyle w:val="a2"/>
      </w:pPr>
    </w:p>
    <w:p w14:paraId="563BCA8A" w14:textId="72F78E10" w:rsidR="006F645E" w:rsidRDefault="009D7BE5" w:rsidP="006F645E">
      <w:pPr>
        <w:pStyle w:val="a2"/>
      </w:pPr>
      <w:r>
        <w:t>Comments on</w:t>
      </w:r>
      <w:r w:rsidR="002E6935">
        <w:t xml:space="preserve"> table</w:t>
      </w:r>
      <w:r>
        <w:t xml:space="preserve"> relationships</w:t>
      </w:r>
    </w:p>
    <w:p w14:paraId="6E43CDB0" w14:textId="77777777" w:rsidR="004950D2" w:rsidRDefault="004950D2" w:rsidP="004950D2">
      <w:pPr>
        <w:pStyle w:val="a2"/>
        <w:rPr>
          <w:ins w:id="282" w:author="Makpal Chuinusheva" w:date="2026-05-03T15:33:00Z" w16du:dateUtc="2026-05-03T10:33:00Z"/>
        </w:rPr>
      </w:pPr>
      <w:ins w:id="283" w:author="Makpal Chuinusheva" w:date="2026-05-03T15:33:00Z" w16du:dateUtc="2026-05-03T10:33:00Z">
        <w:r>
          <w:t>- A climber can participate in many climbs, and a climb can include many climbers (</w:t>
        </w:r>
        <w:proofErr w:type="gramStart"/>
        <w:r>
          <w:t>M:N</w:t>
        </w:r>
        <w:proofErr w:type="gramEnd"/>
        <w:r>
          <w:t>), implemented via Climb_Participants.</w:t>
        </w:r>
      </w:ins>
    </w:p>
    <w:p w14:paraId="3A36D0F9" w14:textId="77777777" w:rsidR="004950D2" w:rsidRDefault="004950D2" w:rsidP="004950D2">
      <w:pPr>
        <w:pStyle w:val="a2"/>
        <w:rPr>
          <w:ins w:id="284" w:author="Makpal Chuinusheva" w:date="2026-05-03T15:33:00Z" w16du:dateUtc="2026-05-03T10:33:00Z"/>
        </w:rPr>
      </w:pPr>
      <w:ins w:id="285" w:author="Makpal Chuinusheva" w:date="2026-05-03T15:33:00Z" w16du:dateUtc="2026-05-03T10:33:00Z">
        <w:r>
          <w:t>- A climb can involve multiple guides (</w:t>
        </w:r>
        <w:proofErr w:type="gramStart"/>
        <w:r>
          <w:t>M:N</w:t>
        </w:r>
        <w:proofErr w:type="gramEnd"/>
        <w:r>
          <w:t xml:space="preserve"> via </w:t>
        </w:r>
        <w:proofErr w:type="spellStart"/>
        <w:r>
          <w:t>Climb_Guides</w:t>
        </w:r>
        <w:proofErr w:type="spellEnd"/>
        <w:r>
          <w:t>).</w:t>
        </w:r>
      </w:ins>
    </w:p>
    <w:p w14:paraId="63FBB9FF" w14:textId="77777777" w:rsidR="004950D2" w:rsidRDefault="004950D2" w:rsidP="004950D2">
      <w:pPr>
        <w:pStyle w:val="a2"/>
        <w:rPr>
          <w:ins w:id="286" w:author="Makpal Chuinusheva" w:date="2026-05-03T15:33:00Z" w16du:dateUtc="2026-05-03T10:33:00Z"/>
        </w:rPr>
      </w:pPr>
      <w:ins w:id="287" w:author="Makpal Chuinusheva" w:date="2026-05-03T15:33:00Z" w16du:dateUtc="2026-05-03T10:33:00Z">
        <w:r>
          <w:t>- Equipment can be used in multiple climbs (</w:t>
        </w:r>
        <w:proofErr w:type="gramStart"/>
        <w:r>
          <w:t>M:N</w:t>
        </w:r>
        <w:proofErr w:type="gramEnd"/>
        <w:r>
          <w:t xml:space="preserve"> via </w:t>
        </w:r>
        <w:proofErr w:type="spellStart"/>
        <w:r>
          <w:t>Climb_Equipment</w:t>
        </w:r>
        <w:proofErr w:type="spellEnd"/>
        <w:r>
          <w:t>).</w:t>
        </w:r>
      </w:ins>
    </w:p>
    <w:p w14:paraId="1D0B67F8" w14:textId="4B1B47CC" w:rsidR="006F645E" w:rsidRDefault="004950D2" w:rsidP="004950D2">
      <w:pPr>
        <w:pStyle w:val="a2"/>
      </w:pPr>
      <w:ins w:id="288" w:author="Makpal Chuinusheva" w:date="2026-05-03T15:33:00Z" w16du:dateUtc="2026-05-03T10:33:00Z">
        <w:r>
          <w:t>- Each mountain belongs to one region and one country (</w:t>
        </w:r>
        <w:proofErr w:type="gramStart"/>
        <w:r>
          <w:t>1:N</w:t>
        </w:r>
        <w:proofErr w:type="gramEnd"/>
        <w:r>
          <w:t>).</w:t>
        </w:r>
      </w:ins>
    </w:p>
    <w:p w14:paraId="75E47102" w14:textId="7C0A658D" w:rsidR="006F645E" w:rsidDel="00294749" w:rsidRDefault="006F645E" w:rsidP="006F645E">
      <w:pPr>
        <w:pStyle w:val="a2"/>
        <w:rPr>
          <w:del w:id="289" w:author="Makpal Chuinusheva" w:date="2026-05-03T15:33:00Z" w16du:dateUtc="2026-05-03T10:33:00Z"/>
        </w:rPr>
      </w:pPr>
      <w:del w:id="290" w:author="Makpal Chuinusheva" w:date="2026-05-03T15:33:00Z" w16du:dateUtc="2026-05-03T10:33:00Z">
        <w:r w:rsidDel="00294749">
          <w:delText>Example with data</w:delText>
        </w:r>
      </w:del>
    </w:p>
    <w:p w14:paraId="25867221" w14:textId="35E6C923" w:rsidR="00BE17E0" w:rsidDel="00294749" w:rsidRDefault="00BE17E0" w:rsidP="006F645E">
      <w:pPr>
        <w:pStyle w:val="a2"/>
        <w:rPr>
          <w:del w:id="291" w:author="Makpal Chuinusheva" w:date="2026-05-03T15:33:00Z" w16du:dateUtc="2026-05-03T10:33:00Z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E17E0" w:rsidDel="00294749" w14:paraId="7D509B5F" w14:textId="0748BAE3" w:rsidTr="003C7C6B">
        <w:trPr>
          <w:trHeight w:val="292"/>
          <w:del w:id="292" w:author="Makpal Chuinusheva" w:date="2026-05-03T15:33:00Z" w16du:dateUtc="2026-05-03T10:33:00Z"/>
        </w:trPr>
        <w:tc>
          <w:tcPr>
            <w:tcW w:w="2302" w:type="dxa"/>
            <w:shd w:val="clear" w:color="auto" w:fill="76CDD8"/>
          </w:tcPr>
          <w:p w14:paraId="786CAE32" w14:textId="496D6722" w:rsidR="00BE17E0" w:rsidRPr="00BE17E0" w:rsidDel="00294749" w:rsidRDefault="00BE17E0" w:rsidP="003C7C6B">
            <w:pPr>
              <w:pStyle w:val="a2"/>
              <w:widowControl w:val="0"/>
              <w:spacing w:line="360" w:lineRule="auto"/>
              <w:jc w:val="center"/>
              <w:rPr>
                <w:del w:id="293" w:author="Makpal Chuinusheva" w:date="2026-05-03T15:33:00Z" w16du:dateUtc="2026-05-03T10:33:00Z"/>
                <w:color w:val="FFFFFF" w:themeColor="background1"/>
                <w:sz w:val="18"/>
                <w:szCs w:val="18"/>
              </w:rPr>
            </w:pPr>
            <w:del w:id="294" w:author="Makpal Chuinusheva" w:date="2026-05-03T15:33:00Z" w16du:dateUtc="2026-05-03T10:33:00Z">
              <w:r w:rsidDel="00294749">
                <w:rPr>
                  <w:color w:val="FFFFFF" w:themeColor="background1"/>
                  <w:sz w:val="18"/>
                  <w:szCs w:val="18"/>
                </w:rPr>
                <w:delText>Field Name 1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7C63B6B0" w14:textId="051A70E7" w:rsidR="00BE17E0" w:rsidRPr="00BE17E0" w:rsidDel="00294749" w:rsidRDefault="00BE17E0" w:rsidP="003C7C6B">
            <w:pPr>
              <w:pStyle w:val="a2"/>
              <w:widowControl w:val="0"/>
              <w:spacing w:line="360" w:lineRule="auto"/>
              <w:jc w:val="center"/>
              <w:rPr>
                <w:del w:id="295" w:author="Makpal Chuinusheva" w:date="2026-05-03T15:33:00Z" w16du:dateUtc="2026-05-03T10:33:00Z"/>
                <w:color w:val="FFFFFF" w:themeColor="background1"/>
                <w:sz w:val="18"/>
                <w:szCs w:val="18"/>
              </w:rPr>
            </w:pPr>
            <w:del w:id="296" w:author="Makpal Chuinusheva" w:date="2026-05-03T15:33:00Z" w16du:dateUtc="2026-05-03T10:33:00Z">
              <w:r w:rsidRPr="00BE17E0" w:rsidDel="00294749">
                <w:rPr>
                  <w:color w:val="FFFFFF" w:themeColor="background1"/>
                  <w:sz w:val="18"/>
                  <w:szCs w:val="18"/>
                </w:rPr>
                <w:delText xml:space="preserve">Field name </w:delText>
              </w:r>
              <w:r w:rsidDel="00294749">
                <w:rPr>
                  <w:color w:val="FFFFFF" w:themeColor="background1"/>
                  <w:sz w:val="18"/>
                  <w:szCs w:val="18"/>
                </w:rPr>
                <w:delText>2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186467F7" w14:textId="6269F075" w:rsidR="00BE17E0" w:rsidRPr="00BE17E0" w:rsidDel="00294749" w:rsidRDefault="00BE17E0" w:rsidP="003C7C6B">
            <w:pPr>
              <w:pStyle w:val="a2"/>
              <w:widowControl w:val="0"/>
              <w:spacing w:line="360" w:lineRule="auto"/>
              <w:jc w:val="center"/>
              <w:rPr>
                <w:del w:id="297" w:author="Makpal Chuinusheva" w:date="2026-05-03T15:33:00Z" w16du:dateUtc="2026-05-03T10:33:00Z"/>
                <w:color w:val="FFFFFF" w:themeColor="background1"/>
                <w:sz w:val="18"/>
                <w:szCs w:val="18"/>
              </w:rPr>
            </w:pPr>
            <w:del w:id="298" w:author="Makpal Chuinusheva" w:date="2026-05-03T15:33:00Z" w16du:dateUtc="2026-05-03T10:33:00Z">
              <w:r w:rsidRPr="00BE17E0" w:rsidDel="00294749">
                <w:rPr>
                  <w:color w:val="FFFFFF" w:themeColor="background1"/>
                  <w:sz w:val="18"/>
                  <w:szCs w:val="18"/>
                </w:rPr>
                <w:delText xml:space="preserve">Field name </w:delText>
              </w:r>
              <w:r w:rsidDel="00294749">
                <w:rPr>
                  <w:color w:val="FFFFFF" w:themeColor="background1"/>
                  <w:sz w:val="18"/>
                  <w:szCs w:val="18"/>
                </w:rPr>
                <w:delText>3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5EF5231B" w14:textId="153AAE98" w:rsidR="00BE17E0" w:rsidRPr="00BE17E0" w:rsidDel="00294749" w:rsidRDefault="00BE17E0" w:rsidP="003C7C6B">
            <w:pPr>
              <w:pStyle w:val="a2"/>
              <w:widowControl w:val="0"/>
              <w:spacing w:line="360" w:lineRule="auto"/>
              <w:jc w:val="center"/>
              <w:rPr>
                <w:del w:id="299" w:author="Makpal Chuinusheva" w:date="2026-05-03T15:33:00Z" w16du:dateUtc="2026-05-03T10:33:00Z"/>
                <w:color w:val="FFFFFF" w:themeColor="background1"/>
                <w:sz w:val="18"/>
                <w:szCs w:val="18"/>
              </w:rPr>
            </w:pPr>
            <w:del w:id="300" w:author="Makpal Chuinusheva" w:date="2026-05-03T15:33:00Z" w16du:dateUtc="2026-05-03T10:33:00Z">
              <w:r w:rsidRPr="00BE17E0" w:rsidDel="00294749">
                <w:rPr>
                  <w:color w:val="FFFFFF" w:themeColor="background1"/>
                  <w:sz w:val="18"/>
                  <w:szCs w:val="18"/>
                </w:rPr>
                <w:delText>Field</w:delText>
              </w:r>
              <w:r w:rsidDel="00294749">
                <w:rPr>
                  <w:color w:val="FFFFFF" w:themeColor="background1"/>
                  <w:sz w:val="18"/>
                  <w:szCs w:val="18"/>
                </w:rPr>
                <w:delText xml:space="preserve"> name N</w:delText>
              </w:r>
            </w:del>
          </w:p>
        </w:tc>
      </w:tr>
      <w:tr w:rsidR="00BE17E0" w:rsidDel="00294749" w14:paraId="675CC18D" w14:textId="3EB9CD25" w:rsidTr="00BE17E0">
        <w:trPr>
          <w:trHeight w:val="432"/>
          <w:del w:id="301" w:author="Makpal Chuinusheva" w:date="2026-05-03T15:33:00Z" w16du:dateUtc="2026-05-03T10:33:00Z"/>
        </w:trPr>
        <w:tc>
          <w:tcPr>
            <w:tcW w:w="2302" w:type="dxa"/>
          </w:tcPr>
          <w:p w14:paraId="1865802E" w14:textId="0C365CC0" w:rsidR="00BE17E0" w:rsidDel="00294749" w:rsidRDefault="00BE17E0" w:rsidP="003C7C6B">
            <w:pPr>
              <w:pStyle w:val="a2"/>
              <w:rPr>
                <w:del w:id="302" w:author="Makpal Chuinusheva" w:date="2026-05-03T15:33:00Z" w16du:dateUtc="2026-05-03T10:33:00Z"/>
              </w:rPr>
            </w:pPr>
            <w:del w:id="303" w:author="Makpal Chuinusheva" w:date="2026-05-03T15:33:00Z" w16du:dateUtc="2026-05-03T10:33:00Z">
              <w:r w:rsidDel="00294749">
                <w:delText xml:space="preserve"> 1</w:delText>
              </w:r>
            </w:del>
          </w:p>
        </w:tc>
        <w:tc>
          <w:tcPr>
            <w:tcW w:w="2302" w:type="dxa"/>
          </w:tcPr>
          <w:p w14:paraId="08F31126" w14:textId="1C90F3C4" w:rsidR="00BE17E0" w:rsidDel="00294749" w:rsidRDefault="00BE17E0" w:rsidP="003C7C6B">
            <w:pPr>
              <w:pStyle w:val="a2"/>
              <w:rPr>
                <w:del w:id="304" w:author="Makpal Chuinusheva" w:date="2026-05-03T15:33:00Z" w16du:dateUtc="2026-05-03T10:33:00Z"/>
              </w:rPr>
            </w:pPr>
            <w:del w:id="305" w:author="Makpal Chuinusheva" w:date="2026-05-03T15:33:00Z" w16du:dateUtc="2026-05-03T10:33:00Z">
              <w:r w:rsidDel="00294749">
                <w:delText>aaa</w:delText>
              </w:r>
            </w:del>
          </w:p>
        </w:tc>
        <w:tc>
          <w:tcPr>
            <w:tcW w:w="2302" w:type="dxa"/>
          </w:tcPr>
          <w:p w14:paraId="6FE58743" w14:textId="7FE45AA6" w:rsidR="00BE17E0" w:rsidDel="00294749" w:rsidRDefault="00BE17E0" w:rsidP="003C7C6B">
            <w:pPr>
              <w:pStyle w:val="a2"/>
              <w:rPr>
                <w:del w:id="306" w:author="Makpal Chuinusheva" w:date="2026-05-03T15:33:00Z" w16du:dateUtc="2026-05-03T10:33:00Z"/>
              </w:rPr>
            </w:pPr>
            <w:del w:id="307" w:author="Makpal Chuinusheva" w:date="2026-05-03T15:33:00Z" w16du:dateUtc="2026-05-03T10:33:00Z">
              <w:r w:rsidDel="00294749">
                <w:delText>123</w:delText>
              </w:r>
            </w:del>
          </w:p>
        </w:tc>
        <w:tc>
          <w:tcPr>
            <w:tcW w:w="2302" w:type="dxa"/>
          </w:tcPr>
          <w:p w14:paraId="538318D7" w14:textId="76769833" w:rsidR="00BE17E0" w:rsidDel="00294749" w:rsidRDefault="00BE17E0" w:rsidP="003C7C6B">
            <w:pPr>
              <w:pStyle w:val="a2"/>
              <w:rPr>
                <w:del w:id="308" w:author="Makpal Chuinusheva" w:date="2026-05-03T15:33:00Z" w16du:dateUtc="2026-05-03T10:33:00Z"/>
              </w:rPr>
            </w:pPr>
            <w:del w:id="309" w:author="Makpal Chuinusheva" w:date="2026-05-03T15:33:00Z" w16du:dateUtc="2026-05-03T10:33:00Z">
              <w:r w:rsidDel="00294749">
                <w:delText>1234</w:delText>
              </w:r>
            </w:del>
          </w:p>
        </w:tc>
      </w:tr>
    </w:tbl>
    <w:p w14:paraId="455288B0" w14:textId="0A5290D9" w:rsidR="00BE17E0" w:rsidRDefault="00BE17E0" w:rsidP="006F645E">
      <w:pPr>
        <w:pStyle w:val="a2"/>
        <w:rPr>
          <w:ins w:id="310" w:author="Makpal Chuinusheva" w:date="2026-05-03T15:34:00Z" w16du:dateUtc="2026-05-03T10:34:00Z"/>
        </w:rPr>
      </w:pPr>
    </w:p>
    <w:p w14:paraId="561A6E19" w14:textId="4D2BFE7C" w:rsidR="004950D2" w:rsidRDefault="004950D2" w:rsidP="006F645E">
      <w:pPr>
        <w:pStyle w:val="a2"/>
      </w:pPr>
      <w:ins w:id="311" w:author="Makpal Chuinusheva" w:date="2026-05-03T15:34:00Z">
        <w:r w:rsidRPr="004950D2">
          <w:t>EXAMPLE WITH DATA</w:t>
        </w:r>
      </w:ins>
    </w:p>
    <w:tbl>
      <w:tblPr>
        <w:tblW w:w="91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312" w:author="Makpal Chuinusheva" w:date="2026-05-03T15:35:00Z" w16du:dateUtc="2026-05-03T10:35:00Z">
          <w:tblPr>
            <w:tblW w:w="9121" w:type="dxa"/>
            <w:tblCellSpacing w:w="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32"/>
        <w:gridCol w:w="3138"/>
        <w:gridCol w:w="2980"/>
        <w:gridCol w:w="2271"/>
        <w:tblGridChange w:id="313">
          <w:tblGrid>
            <w:gridCol w:w="732"/>
            <w:gridCol w:w="3138"/>
            <w:gridCol w:w="2980"/>
            <w:gridCol w:w="2271"/>
          </w:tblGrid>
        </w:tblGridChange>
      </w:tblGrid>
      <w:tr w:rsidR="004950D2" w:rsidRPr="004950D2" w14:paraId="47CA09B8" w14:textId="77777777" w:rsidTr="004950D2">
        <w:trPr>
          <w:trHeight w:val="527"/>
          <w:tblHeader/>
          <w:tblCellSpacing w:w="15" w:type="dxa"/>
          <w:ins w:id="314" w:author="Makpal Chuinusheva" w:date="2026-05-03T15:34:00Z"/>
          <w:trPrChange w:id="315" w:author="Makpal Chuinusheva" w:date="2026-05-03T15:35:00Z" w16du:dateUtc="2026-05-03T10:35:00Z">
            <w:trPr>
              <w:trHeight w:val="527"/>
              <w:tblHeader/>
              <w:tblCellSpacing w:w="15" w:type="dxa"/>
            </w:trPr>
          </w:trPrChange>
        </w:trPr>
        <w:tc>
          <w:tcPr>
            <w:tcW w:w="0" w:type="auto"/>
            <w:shd w:val="clear" w:color="auto" w:fill="00FFFF"/>
            <w:vAlign w:val="center"/>
            <w:hideMark/>
            <w:tcPrChange w:id="316" w:author="Makpal Chuinusheva" w:date="2026-05-03T15:35:00Z" w16du:dateUtc="2026-05-03T10:35:00Z">
              <w:tcPr>
                <w:tcW w:w="0" w:type="auto"/>
                <w:vAlign w:val="center"/>
                <w:hideMark/>
              </w:tcPr>
            </w:tcPrChange>
          </w:tcPr>
          <w:p w14:paraId="543E8655" w14:textId="77777777" w:rsidR="004950D2" w:rsidRPr="004950D2" w:rsidRDefault="004950D2" w:rsidP="004950D2">
            <w:pPr>
              <w:pStyle w:val="a2"/>
              <w:rPr>
                <w:ins w:id="317" w:author="Makpal Chuinusheva" w:date="2026-05-03T15:34:00Z"/>
                <w:b/>
                <w:bCs/>
                <w:lang w:val="ru-KZ"/>
              </w:rPr>
            </w:pPr>
            <w:ins w:id="318" w:author="Makpal Chuinusheva" w:date="2026-05-03T15:34:00Z">
              <w:r w:rsidRPr="004950D2">
                <w:rPr>
                  <w:b/>
                  <w:bCs/>
                  <w:lang w:val="ru-KZ"/>
                </w:rPr>
                <w:t>ID</w:t>
              </w:r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319" w:author="Makpal Chuinusheva" w:date="2026-05-03T15:35:00Z" w16du:dateUtc="2026-05-03T10:35:00Z">
              <w:tcPr>
                <w:tcW w:w="0" w:type="auto"/>
                <w:vAlign w:val="center"/>
                <w:hideMark/>
              </w:tcPr>
            </w:tcPrChange>
          </w:tcPr>
          <w:p w14:paraId="7DB43B59" w14:textId="77777777" w:rsidR="004950D2" w:rsidRPr="004950D2" w:rsidRDefault="004950D2" w:rsidP="004950D2">
            <w:pPr>
              <w:pStyle w:val="a2"/>
              <w:rPr>
                <w:ins w:id="320" w:author="Makpal Chuinusheva" w:date="2026-05-03T15:34:00Z"/>
                <w:b/>
                <w:bCs/>
                <w:lang w:val="ru-KZ"/>
              </w:rPr>
            </w:pPr>
            <w:proofErr w:type="spellStart"/>
            <w:ins w:id="321" w:author="Makpal Chuinusheva" w:date="2026-05-03T15:34:00Z">
              <w:r w:rsidRPr="004950D2">
                <w:rPr>
                  <w:b/>
                  <w:bCs/>
                  <w:lang w:val="ru-KZ"/>
                </w:rPr>
                <w:t>first_name</w:t>
              </w:r>
              <w:proofErr w:type="spellEnd"/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322" w:author="Makpal Chuinusheva" w:date="2026-05-03T15:35:00Z" w16du:dateUtc="2026-05-03T10:35:00Z">
              <w:tcPr>
                <w:tcW w:w="0" w:type="auto"/>
                <w:vAlign w:val="center"/>
                <w:hideMark/>
              </w:tcPr>
            </w:tcPrChange>
          </w:tcPr>
          <w:p w14:paraId="0655C8AF" w14:textId="77777777" w:rsidR="004950D2" w:rsidRPr="004950D2" w:rsidRDefault="004950D2" w:rsidP="004950D2">
            <w:pPr>
              <w:pStyle w:val="a2"/>
              <w:rPr>
                <w:ins w:id="323" w:author="Makpal Chuinusheva" w:date="2026-05-03T15:34:00Z"/>
                <w:b/>
                <w:bCs/>
                <w:lang w:val="ru-KZ"/>
              </w:rPr>
            </w:pPr>
            <w:proofErr w:type="spellStart"/>
            <w:ins w:id="324" w:author="Makpal Chuinusheva" w:date="2026-05-03T15:34:00Z">
              <w:r w:rsidRPr="004950D2">
                <w:rPr>
                  <w:b/>
                  <w:bCs/>
                  <w:lang w:val="ru-KZ"/>
                </w:rPr>
                <w:t>last_name</w:t>
              </w:r>
              <w:proofErr w:type="spellEnd"/>
            </w:ins>
          </w:p>
        </w:tc>
        <w:tc>
          <w:tcPr>
            <w:tcW w:w="0" w:type="auto"/>
            <w:shd w:val="clear" w:color="auto" w:fill="00FFFF"/>
            <w:vAlign w:val="center"/>
            <w:hideMark/>
            <w:tcPrChange w:id="325" w:author="Makpal Chuinusheva" w:date="2026-05-03T15:35:00Z" w16du:dateUtc="2026-05-03T10:35:00Z">
              <w:tcPr>
                <w:tcW w:w="0" w:type="auto"/>
                <w:vAlign w:val="center"/>
                <w:hideMark/>
              </w:tcPr>
            </w:tcPrChange>
          </w:tcPr>
          <w:p w14:paraId="2400A516" w14:textId="77777777" w:rsidR="004950D2" w:rsidRPr="004950D2" w:rsidRDefault="004950D2" w:rsidP="004950D2">
            <w:pPr>
              <w:pStyle w:val="a2"/>
              <w:rPr>
                <w:ins w:id="326" w:author="Makpal Chuinusheva" w:date="2026-05-03T15:34:00Z"/>
                <w:b/>
                <w:bCs/>
                <w:lang w:val="ru-KZ"/>
              </w:rPr>
            </w:pPr>
            <w:proofErr w:type="spellStart"/>
            <w:ins w:id="327" w:author="Makpal Chuinusheva" w:date="2026-05-03T15:34:00Z">
              <w:r w:rsidRPr="004950D2">
                <w:rPr>
                  <w:b/>
                  <w:bCs/>
                  <w:lang w:val="ru-KZ"/>
                </w:rPr>
                <w:t>address</w:t>
              </w:r>
              <w:proofErr w:type="spellEnd"/>
            </w:ins>
          </w:p>
        </w:tc>
      </w:tr>
      <w:tr w:rsidR="004950D2" w:rsidRPr="004950D2" w14:paraId="5815C791" w14:textId="77777777" w:rsidTr="004950D2">
        <w:trPr>
          <w:trHeight w:val="527"/>
          <w:tblCellSpacing w:w="15" w:type="dxa"/>
          <w:ins w:id="328" w:author="Makpal Chuinusheva" w:date="2026-05-03T15:34:00Z"/>
        </w:trPr>
        <w:tc>
          <w:tcPr>
            <w:tcW w:w="0" w:type="auto"/>
            <w:vAlign w:val="center"/>
            <w:hideMark/>
          </w:tcPr>
          <w:p w14:paraId="2CE3B1AF" w14:textId="77777777" w:rsidR="004950D2" w:rsidRPr="004950D2" w:rsidRDefault="004950D2" w:rsidP="004950D2">
            <w:pPr>
              <w:pStyle w:val="a2"/>
              <w:rPr>
                <w:ins w:id="329" w:author="Makpal Chuinusheva" w:date="2026-05-03T15:34:00Z"/>
                <w:lang w:val="ru-KZ"/>
              </w:rPr>
            </w:pPr>
            <w:ins w:id="330" w:author="Makpal Chuinusheva" w:date="2026-05-03T15:34:00Z">
              <w:r w:rsidRPr="004950D2">
                <w:rPr>
                  <w:lang w:val="ru-KZ"/>
                </w:rPr>
                <w:t>1</w:t>
              </w:r>
            </w:ins>
          </w:p>
        </w:tc>
        <w:tc>
          <w:tcPr>
            <w:tcW w:w="0" w:type="auto"/>
            <w:vAlign w:val="center"/>
            <w:hideMark/>
          </w:tcPr>
          <w:p w14:paraId="3624583F" w14:textId="77777777" w:rsidR="004950D2" w:rsidRPr="004950D2" w:rsidRDefault="004950D2" w:rsidP="004950D2">
            <w:pPr>
              <w:pStyle w:val="a2"/>
              <w:rPr>
                <w:ins w:id="331" w:author="Makpal Chuinusheva" w:date="2026-05-03T15:34:00Z"/>
                <w:lang w:val="ru-KZ"/>
              </w:rPr>
            </w:pPr>
            <w:proofErr w:type="spellStart"/>
            <w:ins w:id="332" w:author="Makpal Chuinusheva" w:date="2026-05-03T15:34:00Z">
              <w:r w:rsidRPr="004950D2">
                <w:rPr>
                  <w:lang w:val="ru-KZ"/>
                </w:rPr>
                <w:t>Ali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2B5A4247" w14:textId="77777777" w:rsidR="004950D2" w:rsidRPr="004950D2" w:rsidRDefault="004950D2" w:rsidP="004950D2">
            <w:pPr>
              <w:pStyle w:val="a2"/>
              <w:rPr>
                <w:ins w:id="333" w:author="Makpal Chuinusheva" w:date="2026-05-03T15:34:00Z"/>
                <w:lang w:val="ru-KZ"/>
              </w:rPr>
            </w:pPr>
            <w:proofErr w:type="spellStart"/>
            <w:ins w:id="334" w:author="Makpal Chuinusheva" w:date="2026-05-03T15:34:00Z">
              <w:r w:rsidRPr="004950D2">
                <w:rPr>
                  <w:lang w:val="ru-KZ"/>
                </w:rPr>
                <w:t>Khan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40AD6C05" w14:textId="77777777" w:rsidR="004950D2" w:rsidRPr="004950D2" w:rsidRDefault="004950D2" w:rsidP="004950D2">
            <w:pPr>
              <w:pStyle w:val="a2"/>
              <w:rPr>
                <w:ins w:id="335" w:author="Makpal Chuinusheva" w:date="2026-05-03T15:34:00Z"/>
                <w:lang w:val="ru-KZ"/>
              </w:rPr>
            </w:pPr>
            <w:proofErr w:type="spellStart"/>
            <w:ins w:id="336" w:author="Makpal Chuinusheva" w:date="2026-05-03T15:34:00Z">
              <w:r w:rsidRPr="004950D2">
                <w:rPr>
                  <w:lang w:val="ru-KZ"/>
                </w:rPr>
                <w:t>Almaty</w:t>
              </w:r>
              <w:proofErr w:type="spellEnd"/>
            </w:ins>
          </w:p>
        </w:tc>
      </w:tr>
      <w:tr w:rsidR="004950D2" w:rsidRPr="004950D2" w14:paraId="2790FF20" w14:textId="77777777" w:rsidTr="004950D2">
        <w:trPr>
          <w:trHeight w:val="527"/>
          <w:tblCellSpacing w:w="15" w:type="dxa"/>
          <w:ins w:id="337" w:author="Makpal Chuinusheva" w:date="2026-05-03T15:34:00Z"/>
        </w:trPr>
        <w:tc>
          <w:tcPr>
            <w:tcW w:w="0" w:type="auto"/>
            <w:vAlign w:val="center"/>
            <w:hideMark/>
          </w:tcPr>
          <w:p w14:paraId="5695F804" w14:textId="77777777" w:rsidR="004950D2" w:rsidRPr="004950D2" w:rsidRDefault="004950D2" w:rsidP="004950D2">
            <w:pPr>
              <w:pStyle w:val="a2"/>
              <w:rPr>
                <w:ins w:id="338" w:author="Makpal Chuinusheva" w:date="2026-05-03T15:34:00Z"/>
                <w:lang w:val="ru-KZ"/>
              </w:rPr>
            </w:pPr>
            <w:ins w:id="339" w:author="Makpal Chuinusheva" w:date="2026-05-03T15:34:00Z">
              <w:r w:rsidRPr="004950D2">
                <w:rPr>
                  <w:lang w:val="ru-KZ"/>
                </w:rPr>
                <w:t>2</w:t>
              </w:r>
            </w:ins>
          </w:p>
        </w:tc>
        <w:tc>
          <w:tcPr>
            <w:tcW w:w="0" w:type="auto"/>
            <w:vAlign w:val="center"/>
            <w:hideMark/>
          </w:tcPr>
          <w:p w14:paraId="52589256" w14:textId="77777777" w:rsidR="004950D2" w:rsidRPr="004950D2" w:rsidRDefault="004950D2" w:rsidP="004950D2">
            <w:pPr>
              <w:pStyle w:val="a2"/>
              <w:rPr>
                <w:ins w:id="340" w:author="Makpal Chuinusheva" w:date="2026-05-03T15:34:00Z"/>
                <w:lang w:val="ru-KZ"/>
              </w:rPr>
            </w:pPr>
            <w:proofErr w:type="spellStart"/>
            <w:ins w:id="341" w:author="Makpal Chuinusheva" w:date="2026-05-03T15:34:00Z">
              <w:r w:rsidRPr="004950D2">
                <w:rPr>
                  <w:lang w:val="ru-KZ"/>
                </w:rPr>
                <w:t>Dana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2AF2C1C3" w14:textId="77777777" w:rsidR="004950D2" w:rsidRPr="004950D2" w:rsidRDefault="004950D2" w:rsidP="004950D2">
            <w:pPr>
              <w:pStyle w:val="a2"/>
              <w:rPr>
                <w:ins w:id="342" w:author="Makpal Chuinusheva" w:date="2026-05-03T15:34:00Z"/>
                <w:lang w:val="ru-KZ"/>
              </w:rPr>
            </w:pPr>
            <w:proofErr w:type="spellStart"/>
            <w:ins w:id="343" w:author="Makpal Chuinusheva" w:date="2026-05-03T15:34:00Z">
              <w:r w:rsidRPr="004950D2">
                <w:rPr>
                  <w:lang w:val="ru-KZ"/>
                </w:rPr>
                <w:t>Nur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3E002B7C" w14:textId="77777777" w:rsidR="004950D2" w:rsidRPr="004950D2" w:rsidRDefault="004950D2" w:rsidP="004950D2">
            <w:pPr>
              <w:pStyle w:val="a2"/>
              <w:rPr>
                <w:ins w:id="344" w:author="Makpal Chuinusheva" w:date="2026-05-03T15:34:00Z"/>
                <w:lang w:val="ru-KZ"/>
              </w:rPr>
            </w:pPr>
            <w:proofErr w:type="spellStart"/>
            <w:ins w:id="345" w:author="Makpal Chuinusheva" w:date="2026-05-03T15:34:00Z">
              <w:r w:rsidRPr="004950D2">
                <w:rPr>
                  <w:lang w:val="ru-KZ"/>
                </w:rPr>
                <w:t>Astana</w:t>
              </w:r>
              <w:proofErr w:type="spellEnd"/>
            </w:ins>
          </w:p>
        </w:tc>
      </w:tr>
    </w:tbl>
    <w:p w14:paraId="1C8B7E32" w14:textId="77777777" w:rsidR="00BE17E0" w:rsidRPr="006F645E" w:rsidRDefault="00BE17E0" w:rsidP="006F645E">
      <w:pPr>
        <w:pStyle w:val="a2"/>
      </w:pPr>
    </w:p>
    <w:sectPr w:rsidR="00BE17E0" w:rsidRPr="006F645E" w:rsidSect="0076784B">
      <w:headerReference w:type="default" r:id="rId12"/>
      <w:footerReference w:type="default" r:id="rId13"/>
      <w:footerReference w:type="first" r:id="rId14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E4CD" w14:textId="77777777" w:rsidR="00A67C26" w:rsidRDefault="00A67C26" w:rsidP="00500742">
      <w:pPr>
        <w:spacing w:line="240" w:lineRule="auto"/>
      </w:pPr>
      <w:r>
        <w:separator/>
      </w:r>
    </w:p>
  </w:endnote>
  <w:endnote w:type="continuationSeparator" w:id="0">
    <w:p w14:paraId="080815C1" w14:textId="77777777" w:rsidR="00A67C26" w:rsidRDefault="00A67C26" w:rsidP="00500742">
      <w:pPr>
        <w:spacing w:line="240" w:lineRule="auto"/>
      </w:pPr>
      <w:r>
        <w:continuationSeparator/>
      </w:r>
    </w:p>
  </w:endnote>
  <w:endnote w:type="continuationNotice" w:id="1">
    <w:p w14:paraId="18C9A61D" w14:textId="77777777" w:rsidR="00A67C26" w:rsidRDefault="00A67C2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92688E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ac"/>
        <w:rFonts w:eastAsia="MS Gothic"/>
        <w:sz w:val="18"/>
        <w:szCs w:val="18"/>
      </w:rPr>
    </w:pPr>
    <w:r w:rsidRPr="00851FAD">
      <w:rPr>
        <w:rStyle w:val="ac"/>
        <w:rFonts w:eastAsia="MS Gothic"/>
        <w:sz w:val="18"/>
        <w:szCs w:val="18"/>
      </w:rPr>
      <w:fldChar w:fldCharType="begin"/>
    </w:r>
    <w:r w:rsidRPr="00851FAD">
      <w:rPr>
        <w:rStyle w:val="ac"/>
        <w:rFonts w:eastAsia="MS Gothic"/>
        <w:sz w:val="18"/>
        <w:szCs w:val="18"/>
      </w:rPr>
      <w:instrText xml:space="preserve">PAGE  </w:instrText>
    </w:r>
    <w:r w:rsidRPr="00851FAD">
      <w:rPr>
        <w:rStyle w:val="ac"/>
        <w:rFonts w:eastAsia="MS Gothic"/>
        <w:sz w:val="18"/>
        <w:szCs w:val="18"/>
      </w:rPr>
      <w:fldChar w:fldCharType="separate"/>
    </w:r>
    <w:r>
      <w:rPr>
        <w:rStyle w:val="ac"/>
        <w:rFonts w:eastAsia="MS Gothic"/>
        <w:noProof/>
        <w:sz w:val="18"/>
        <w:szCs w:val="18"/>
      </w:rPr>
      <w:t>7</w:t>
    </w:r>
    <w:r w:rsidRPr="00851FAD">
      <w:rPr>
        <w:rStyle w:val="ac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2688E" w:rsidRDefault="000370D4" w:rsidP="002A572B">
          <w:pPr>
            <w:pStyle w:val="a7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92688E" w:rsidRPr="00205D53" w:rsidRDefault="005D1735" w:rsidP="007F4104">
    <w:pPr>
      <w:pStyle w:val="a7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2688E" w:rsidRDefault="005D1735" w:rsidP="0076784B">
          <w:pPr>
            <w:pStyle w:val="a7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2688E" w:rsidRDefault="005D1735" w:rsidP="0076784B">
          <w:pPr>
            <w:pStyle w:val="a7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2688E" w:rsidRDefault="000370D4" w:rsidP="0076784B">
          <w:pPr>
            <w:pStyle w:val="a7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92688E" w:rsidRDefault="005D1735" w:rsidP="002A572B">
    <w:pPr>
      <w:pStyle w:val="a7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506F7" w14:textId="77777777" w:rsidR="00A67C26" w:rsidRDefault="00A67C26" w:rsidP="00500742">
      <w:pPr>
        <w:spacing w:line="240" w:lineRule="auto"/>
      </w:pPr>
      <w:r>
        <w:separator/>
      </w:r>
    </w:p>
  </w:footnote>
  <w:footnote w:type="continuationSeparator" w:id="0">
    <w:p w14:paraId="20A30161" w14:textId="77777777" w:rsidR="00A67C26" w:rsidRDefault="00A67C26" w:rsidP="00500742">
      <w:pPr>
        <w:spacing w:line="240" w:lineRule="auto"/>
      </w:pPr>
      <w:r>
        <w:continuationSeparator/>
      </w:r>
    </w:p>
  </w:footnote>
  <w:footnote w:type="continuationNotice" w:id="1">
    <w:p w14:paraId="3699888C" w14:textId="77777777" w:rsidR="00A67C26" w:rsidRDefault="00A67C2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2688E" w:rsidRDefault="007C4361" w:rsidP="002A572B">
          <w:pPr>
            <w:pStyle w:val="a9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2688E" w:rsidRDefault="0092688E" w:rsidP="002A572B">
          <w:pPr>
            <w:pStyle w:val="a9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2688E" w:rsidRDefault="00426215" w:rsidP="002A19FA">
          <w:pPr>
            <w:pStyle w:val="a9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2688E" w:rsidRDefault="005D1735" w:rsidP="002A572B">
          <w:pPr>
            <w:pStyle w:val="a9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2688E" w:rsidRPr="002A572B" w:rsidRDefault="005D1735" w:rsidP="002A572B">
    <w:pPr>
      <w:pStyle w:val="a9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5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0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57DD6F34"/>
    <w:multiLevelType w:val="multilevel"/>
    <w:tmpl w:val="1436B0F0"/>
    <w:numStyleLink w:val="NumberList"/>
  </w:abstractNum>
  <w:abstractNum w:abstractNumId="14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a0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20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30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5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4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7"/>
  </w:num>
  <w:num w:numId="5" w16cid:durableId="2029132760">
    <w:abstractNumId w:val="5"/>
  </w:num>
  <w:num w:numId="6" w16cid:durableId="471095836">
    <w:abstractNumId w:val="3"/>
  </w:num>
  <w:num w:numId="7" w16cid:durableId="1345595060">
    <w:abstractNumId w:val="15"/>
  </w:num>
  <w:num w:numId="8" w16cid:durableId="743599848">
    <w:abstractNumId w:val="10"/>
  </w:num>
  <w:num w:numId="9" w16cid:durableId="357428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4"/>
  </w:num>
  <w:num w:numId="11" w16cid:durableId="262299757">
    <w:abstractNumId w:val="1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2"/>
  </w:num>
  <w:num w:numId="14" w16cid:durableId="1801260549">
    <w:abstractNumId w:val="12"/>
  </w:num>
  <w:num w:numId="15" w16cid:durableId="671028179">
    <w:abstractNumId w:val="11"/>
  </w:num>
  <w:num w:numId="16" w16cid:durableId="165632613">
    <w:abstractNumId w:val="8"/>
  </w:num>
  <w:num w:numId="17" w16cid:durableId="261227126">
    <w:abstractNumId w:val="8"/>
    <w:lvlOverride w:ilvl="0">
      <w:startOverride w:val="1"/>
    </w:lvlOverride>
  </w:num>
  <w:num w:numId="18" w16cid:durableId="61562296">
    <w:abstractNumId w:val="6"/>
  </w:num>
  <w:num w:numId="19" w16cid:durableId="1019432107">
    <w:abstractNumId w:val="9"/>
  </w:num>
  <w:num w:numId="20" w16cid:durableId="11566482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4"/>
  </w:num>
  <w:num w:numId="22" w16cid:durableId="9235629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4"/>
  </w:num>
  <w:num w:numId="24" w16cid:durableId="1127159218">
    <w:abstractNumId w:val="4"/>
  </w:num>
  <w:num w:numId="25" w16cid:durableId="989331474">
    <w:abstractNumId w:val="4"/>
  </w:num>
  <w:num w:numId="26" w16cid:durableId="7272613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kpal Chuinusheva">
    <w15:presenceInfo w15:providerId="Windows Live" w15:userId="69ac4c537ec46d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566E"/>
    <w:rsid w:val="00036D9D"/>
    <w:rsid w:val="000370D4"/>
    <w:rsid w:val="00047819"/>
    <w:rsid w:val="00074855"/>
    <w:rsid w:val="00104CAC"/>
    <w:rsid w:val="00125E85"/>
    <w:rsid w:val="00173F65"/>
    <w:rsid w:val="00192D26"/>
    <w:rsid w:val="00294749"/>
    <w:rsid w:val="002B3847"/>
    <w:rsid w:val="002C76CC"/>
    <w:rsid w:val="002E6935"/>
    <w:rsid w:val="00357E14"/>
    <w:rsid w:val="00407DD5"/>
    <w:rsid w:val="00426215"/>
    <w:rsid w:val="00444D3B"/>
    <w:rsid w:val="00480504"/>
    <w:rsid w:val="0048499B"/>
    <w:rsid w:val="004950D2"/>
    <w:rsid w:val="004A4E69"/>
    <w:rsid w:val="00500742"/>
    <w:rsid w:val="00504C62"/>
    <w:rsid w:val="0057509B"/>
    <w:rsid w:val="00580835"/>
    <w:rsid w:val="005D1735"/>
    <w:rsid w:val="005F0940"/>
    <w:rsid w:val="00666408"/>
    <w:rsid w:val="006C5206"/>
    <w:rsid w:val="006F50E1"/>
    <w:rsid w:val="006F645E"/>
    <w:rsid w:val="007B27B1"/>
    <w:rsid w:val="007C4361"/>
    <w:rsid w:val="00876D86"/>
    <w:rsid w:val="008D0346"/>
    <w:rsid w:val="0092688E"/>
    <w:rsid w:val="0094703C"/>
    <w:rsid w:val="00950730"/>
    <w:rsid w:val="00974743"/>
    <w:rsid w:val="009D7BE5"/>
    <w:rsid w:val="009E4BF9"/>
    <w:rsid w:val="009E7277"/>
    <w:rsid w:val="00A67C26"/>
    <w:rsid w:val="00AA68CA"/>
    <w:rsid w:val="00B00FF6"/>
    <w:rsid w:val="00B072EA"/>
    <w:rsid w:val="00B63965"/>
    <w:rsid w:val="00B83E56"/>
    <w:rsid w:val="00BE17E0"/>
    <w:rsid w:val="00C403FF"/>
    <w:rsid w:val="00C901A0"/>
    <w:rsid w:val="00CA3310"/>
    <w:rsid w:val="00CE6020"/>
    <w:rsid w:val="00D04DA9"/>
    <w:rsid w:val="00D20F53"/>
    <w:rsid w:val="00D61C9C"/>
    <w:rsid w:val="00DD31D9"/>
    <w:rsid w:val="00E016A3"/>
    <w:rsid w:val="00E12ACE"/>
    <w:rsid w:val="00E15F7E"/>
    <w:rsid w:val="00E43D86"/>
    <w:rsid w:val="00EB54C0"/>
    <w:rsid w:val="00F55A25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aliases w:val="Attribute Heading 1,Section"/>
    <w:next w:val="a2"/>
    <w:link w:val="10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2">
    <w:name w:val="heading 2"/>
    <w:aliases w:val="Attribute Heading 2,Major"/>
    <w:next w:val="a2"/>
    <w:link w:val="21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3">
    <w:name w:val="heading 3"/>
    <w:aliases w:val="Table Attribute Heading"/>
    <w:next w:val="a2"/>
    <w:link w:val="31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4">
    <w:name w:val="heading 4"/>
    <w:next w:val="a2"/>
    <w:link w:val="40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5">
    <w:name w:val="heading 5"/>
    <w:basedOn w:val="4"/>
    <w:next w:val="a1"/>
    <w:link w:val="50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6">
    <w:name w:val="heading 6"/>
    <w:basedOn w:val="5"/>
    <w:next w:val="a1"/>
    <w:link w:val="60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7">
    <w:name w:val="heading 7"/>
    <w:basedOn w:val="6"/>
    <w:next w:val="a1"/>
    <w:link w:val="70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8"/>
    <w:next w:val="8"/>
    <w:link w:val="90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Attribute Heading 1 Знак,Section Знак"/>
    <w:basedOn w:val="a3"/>
    <w:link w:val="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21">
    <w:name w:val="Заголовок 2 Знак"/>
    <w:aliases w:val="Attribute Heading 2 Знак,Major Знак"/>
    <w:basedOn w:val="a3"/>
    <w:link w:val="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31">
    <w:name w:val="Заголовок 3 Знак"/>
    <w:aliases w:val="Table Attribute Heading Знак"/>
    <w:basedOn w:val="a3"/>
    <w:link w:val="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40">
    <w:name w:val="Заголовок 4 Знак"/>
    <w:basedOn w:val="a3"/>
    <w:link w:val="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a2">
    <w:name w:val="Body Text"/>
    <w:link w:val="a6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a6">
    <w:name w:val="Основной текст Знак"/>
    <w:basedOn w:val="a3"/>
    <w:link w:val="a2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a7">
    <w:name w:val="footer"/>
    <w:link w:val="a8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a8">
    <w:name w:val="Нижний колонтитул Знак"/>
    <w:basedOn w:val="a3"/>
    <w:link w:val="a7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a9">
    <w:name w:val="header"/>
    <w:link w:val="aa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aa">
    <w:name w:val="Верхний колонтитул Знак"/>
    <w:basedOn w:val="a3"/>
    <w:link w:val="a9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ab">
    <w:name w:val="Hyperlink"/>
    <w:basedOn w:val="a3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ac">
    <w:name w:val="page number"/>
    <w:basedOn w:val="a3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ad">
    <w:name w:val="Title"/>
    <w:next w:val="a2"/>
    <w:link w:val="ae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ae">
    <w:name w:val="Заголовок Знак"/>
    <w:basedOn w:val="a3"/>
    <w:link w:val="ad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11">
    <w:name w:val="toc 1"/>
    <w:next w:val="a2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af">
    <w:name w:val="annotation text"/>
    <w:basedOn w:val="a1"/>
    <w:link w:val="af0"/>
    <w:uiPriority w:val="99"/>
    <w:unhideWhenUsed/>
    <w:rsid w:val="00500742"/>
    <w:pPr>
      <w:spacing w:line="240" w:lineRule="auto"/>
    </w:pPr>
  </w:style>
  <w:style w:type="character" w:customStyle="1" w:styleId="af0">
    <w:name w:val="Текст примечания Знак"/>
    <w:basedOn w:val="a3"/>
    <w:link w:val="af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link w:val="af2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af2">
    <w:name w:val="Тема примечания Знак"/>
    <w:basedOn w:val="af0"/>
    <w:link w:val="af1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af3">
    <w:name w:val="TOC Heading"/>
    <w:next w:val="a2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a3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22">
    <w:name w:val="toc 2"/>
    <w:basedOn w:val="a1"/>
    <w:next w:val="a1"/>
    <w:autoRedefine/>
    <w:uiPriority w:val="39"/>
    <w:unhideWhenUsed/>
    <w:rsid w:val="00500742"/>
    <w:pPr>
      <w:spacing w:after="100"/>
      <w:ind w:left="200"/>
    </w:pPr>
  </w:style>
  <w:style w:type="paragraph" w:styleId="af4">
    <w:name w:val="List Paragraph"/>
    <w:basedOn w:val="a1"/>
    <w:uiPriority w:val="34"/>
    <w:qFormat/>
    <w:rsid w:val="00500742"/>
    <w:pPr>
      <w:ind w:left="720"/>
      <w:contextualSpacing/>
    </w:pPr>
  </w:style>
  <w:style w:type="paragraph" w:styleId="a0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a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20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30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32">
    <w:name w:val="toc 3"/>
    <w:basedOn w:val="a1"/>
    <w:next w:val="a1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a1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-4">
    <w:name w:val="Table List 4"/>
    <w:basedOn w:val="a4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50">
    <w:name w:val="Заголовок 5 Знак"/>
    <w:basedOn w:val="a3"/>
    <w:link w:val="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60">
    <w:name w:val="Заголовок 6 Знак"/>
    <w:basedOn w:val="a3"/>
    <w:link w:val="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70">
    <w:name w:val="Заголовок 7 Знак"/>
    <w:basedOn w:val="a3"/>
    <w:link w:val="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90">
    <w:name w:val="Заголовок 9 Знак"/>
    <w:basedOn w:val="a3"/>
    <w:link w:val="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80">
    <w:name w:val="Заголовок 8 Знак"/>
    <w:basedOn w:val="a3"/>
    <w:link w:val="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f5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f6">
    <w:name w:val="annotation reference"/>
    <w:basedOn w:val="a3"/>
    <w:uiPriority w:val="99"/>
    <w:semiHidden/>
    <w:unhideWhenUsed/>
    <w:rsid w:val="00B00FF6"/>
    <w:rPr>
      <w:sz w:val="16"/>
      <w:szCs w:val="16"/>
    </w:rPr>
  </w:style>
  <w:style w:type="character" w:styleId="af7">
    <w:name w:val="Mention"/>
    <w:basedOn w:val="a3"/>
    <w:uiPriority w:val="99"/>
    <w:unhideWhenUsed/>
    <w:rsid w:val="00036D9D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Makpal Chuinusheva</cp:lastModifiedBy>
  <cp:revision>2</cp:revision>
  <cp:lastPrinted>2021-02-26T07:14:00Z</cp:lastPrinted>
  <dcterms:created xsi:type="dcterms:W3CDTF">2026-05-03T10:37:00Z</dcterms:created>
  <dcterms:modified xsi:type="dcterms:W3CDTF">2026-05-03T10:37:00Z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